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2931BE" w14:textId="77777777" w:rsidR="009D0F07" w:rsidRPr="006B32B3" w:rsidRDefault="00711A20" w:rsidP="00711A20">
      <w:pPr>
        <w:jc w:val="center"/>
        <w:rPr>
          <w:rFonts w:cstheme="minorHAnsi"/>
          <w:sz w:val="28"/>
          <w:szCs w:val="28"/>
          <w:lang w:val="en-US"/>
        </w:rPr>
      </w:pPr>
      <w:r w:rsidRPr="006B32B3">
        <w:rPr>
          <w:rFonts w:cstheme="minorHAnsi"/>
          <w:sz w:val="28"/>
          <w:szCs w:val="28"/>
        </w:rPr>
        <w:t>Базовые</w:t>
      </w:r>
      <w:r w:rsidRPr="006B32B3">
        <w:rPr>
          <w:rFonts w:cstheme="minorHAnsi"/>
          <w:sz w:val="28"/>
          <w:szCs w:val="28"/>
          <w:lang w:val="en-US"/>
        </w:rPr>
        <w:t xml:space="preserve"> user-stories </w:t>
      </w:r>
      <w:r w:rsidRPr="006B32B3">
        <w:rPr>
          <w:rFonts w:cstheme="minorHAnsi"/>
          <w:sz w:val="28"/>
          <w:szCs w:val="28"/>
        </w:rPr>
        <w:t>для</w:t>
      </w:r>
      <w:r w:rsidRPr="006B32B3">
        <w:rPr>
          <w:rFonts w:cstheme="minorHAnsi"/>
          <w:sz w:val="28"/>
          <w:szCs w:val="28"/>
          <w:lang w:val="en-US"/>
        </w:rPr>
        <w:t xml:space="preserve"> </w:t>
      </w:r>
      <w:r w:rsidRPr="006B32B3">
        <w:rPr>
          <w:rFonts w:cstheme="minorHAnsi"/>
          <w:sz w:val="28"/>
          <w:szCs w:val="28"/>
        </w:rPr>
        <w:t>СД</w:t>
      </w:r>
      <w:r w:rsidRPr="006B32B3">
        <w:rPr>
          <w:rFonts w:cstheme="minorHAnsi"/>
          <w:sz w:val="28"/>
          <w:szCs w:val="28"/>
          <w:lang w:val="en-US"/>
        </w:rPr>
        <w:t>:</w:t>
      </w:r>
    </w:p>
    <w:p w14:paraId="50660902" w14:textId="52DD4F16" w:rsidR="00711A20" w:rsidRPr="00784CB4" w:rsidDel="00E740F1" w:rsidRDefault="00711A20">
      <w:pPr>
        <w:pStyle w:val="1"/>
        <w:rPr>
          <w:del w:id="0" w:author="Кузнецов Леонид Алексеевич" w:date="2026-04-17T11:15:00Z"/>
          <w:rPrChange w:id="1" w:author="Кузнецов Леонид Алексеевич" w:date="2026-04-17T11:05:00Z">
            <w:rPr>
              <w:del w:id="2" w:author="Кузнецов Леонид Алексеевич" w:date="2026-04-17T11:15:00Z"/>
              <w:rFonts w:cstheme="minorHAnsi"/>
              <w:sz w:val="28"/>
              <w:szCs w:val="28"/>
            </w:rPr>
          </w:rPrChange>
        </w:rPr>
        <w:pPrChange w:id="3" w:author="Кузнецов Леонид Алексеевич" w:date="2026-04-17T11:05:00Z">
          <w:pPr>
            <w:pStyle w:val="a0"/>
            <w:numPr>
              <w:numId w:val="1"/>
            </w:numPr>
            <w:ind w:hanging="360"/>
          </w:pPr>
        </w:pPrChange>
      </w:pPr>
      <w:r w:rsidRPr="00784CB4">
        <w:rPr>
          <w:rPrChange w:id="4" w:author="Кузнецов Леонид Алексеевич" w:date="2026-04-17T11:05:00Z">
            <w:rPr>
              <w:rFonts w:cstheme="minorHAnsi"/>
              <w:sz w:val="28"/>
              <w:szCs w:val="28"/>
            </w:rPr>
          </w:rPrChange>
        </w:rPr>
        <w:t>Роль: пользовател</w:t>
      </w:r>
      <w:ins w:id="5" w:author="Кузнецов Леонид Алексеевич" w:date="2026-04-17T11:15:00Z">
        <w:r w:rsidR="00E740F1">
          <w:t>ь</w:t>
        </w:r>
      </w:ins>
      <w:del w:id="6" w:author="Кузнецов Леонид Алексеевич" w:date="2026-04-17T11:15:00Z">
        <w:r w:rsidRPr="00784CB4" w:rsidDel="00E740F1">
          <w:rPr>
            <w:rPrChange w:id="7" w:author="Кузнецов Леонид Алексеевич" w:date="2026-04-17T11:05:00Z">
              <w:rPr>
                <w:rFonts w:cstheme="minorHAnsi"/>
                <w:sz w:val="28"/>
                <w:szCs w:val="28"/>
              </w:rPr>
            </w:rPrChange>
          </w:rPr>
          <w:delText>ь</w:delText>
        </w:r>
      </w:del>
    </w:p>
    <w:p w14:paraId="75747A66" w14:textId="77777777" w:rsidR="00EA475A" w:rsidRPr="00E740F1" w:rsidRDefault="00EA475A">
      <w:pPr>
        <w:pStyle w:val="1"/>
        <w:rPr>
          <w:sz w:val="28"/>
          <w:rPrChange w:id="8" w:author="Кузнецов Леонид Алексеевич" w:date="2026-04-17T11:15:00Z">
            <w:rPr/>
          </w:rPrChange>
        </w:rPr>
        <w:pPrChange w:id="9" w:author="Кузнецов Леонид Алексеевич" w:date="2026-04-17T11:15:00Z">
          <w:pPr>
            <w:pStyle w:val="a0"/>
          </w:pPr>
        </w:pPrChange>
      </w:pPr>
    </w:p>
    <w:p w14:paraId="108891BF" w14:textId="5EE06495" w:rsidR="00711A20" w:rsidRPr="006B32B3" w:rsidRDefault="00711A20" w:rsidP="00711A20">
      <w:pPr>
        <w:pStyle w:val="a0"/>
        <w:numPr>
          <w:ilvl w:val="0"/>
          <w:numId w:val="3"/>
        </w:numPr>
        <w:rPr>
          <w:rFonts w:cstheme="minorHAnsi"/>
          <w:sz w:val="28"/>
          <w:szCs w:val="28"/>
        </w:rPr>
      </w:pPr>
      <w:r w:rsidRPr="006B32B3">
        <w:rPr>
          <w:rFonts w:cstheme="minorHAnsi"/>
          <w:sz w:val="28"/>
          <w:szCs w:val="28"/>
        </w:rPr>
        <w:t xml:space="preserve">Создание </w:t>
      </w:r>
      <w:ins w:id="10" w:author="Кузнецов Леонид Алексеевич" w:date="2026-03-23T10:50:00Z">
        <w:r w:rsidR="00471EF8">
          <w:rPr>
            <w:rFonts w:cstheme="minorHAnsi"/>
            <w:sz w:val="28"/>
            <w:szCs w:val="28"/>
          </w:rPr>
          <w:t>заявки</w:t>
        </w:r>
      </w:ins>
      <w:del w:id="11" w:author="Кузнецов Леонид Алексеевич" w:date="2026-03-23T10:50:00Z">
        <w:r w:rsidRPr="006B32B3" w:rsidDel="00471EF8">
          <w:rPr>
            <w:rFonts w:cstheme="minorHAnsi"/>
            <w:sz w:val="28"/>
            <w:szCs w:val="28"/>
          </w:rPr>
          <w:delText>тикета</w:delText>
        </w:r>
      </w:del>
      <w:r w:rsidRPr="006B32B3">
        <w:rPr>
          <w:rFonts w:cstheme="minorHAnsi"/>
          <w:sz w:val="28"/>
          <w:szCs w:val="28"/>
        </w:rPr>
        <w:t xml:space="preserve">: как пользователь, я хочу иметь возможность создавать заявку, указав </w:t>
      </w:r>
      <w:del w:id="12" w:author="Кузнецов Леонид Алексеевич" w:date="2026-04-17T09:55:00Z">
        <w:r w:rsidRPr="006B32B3" w:rsidDel="005C6664">
          <w:rPr>
            <w:rFonts w:cstheme="minorHAnsi"/>
            <w:sz w:val="28"/>
            <w:szCs w:val="28"/>
          </w:rPr>
          <w:delText xml:space="preserve">тему, </w:delText>
        </w:r>
      </w:del>
      <w:r w:rsidRPr="006B32B3">
        <w:rPr>
          <w:rFonts w:cstheme="minorHAnsi"/>
          <w:sz w:val="28"/>
          <w:szCs w:val="28"/>
        </w:rPr>
        <w:t>описание</w:t>
      </w:r>
      <w:ins w:id="13" w:author="Кузнецов Леонид Алексеевич" w:date="2026-04-17T09:55:00Z">
        <w:r w:rsidR="005C6664" w:rsidRPr="005C6664">
          <w:rPr>
            <w:rFonts w:cstheme="minorHAnsi"/>
            <w:sz w:val="28"/>
            <w:szCs w:val="28"/>
            <w:rPrChange w:id="14" w:author="Кузнецов Леонид Алексеевич" w:date="2026-04-17T09:55:00Z">
              <w:rPr>
                <w:rFonts w:cstheme="minorHAnsi"/>
                <w:sz w:val="28"/>
                <w:szCs w:val="28"/>
                <w:lang w:val="en-US"/>
              </w:rPr>
            </w:rPrChange>
          </w:rPr>
          <w:t xml:space="preserve"> </w:t>
        </w:r>
        <w:r w:rsidR="005C6664">
          <w:rPr>
            <w:rFonts w:cstheme="minorHAnsi"/>
            <w:sz w:val="28"/>
            <w:szCs w:val="28"/>
          </w:rPr>
          <w:t>заявки</w:t>
        </w:r>
      </w:ins>
      <w:ins w:id="15" w:author="Кузнецов Леонид Алексеевич" w:date="2026-04-17T10:00:00Z">
        <w:r w:rsidR="005C6664">
          <w:rPr>
            <w:rFonts w:cstheme="minorHAnsi"/>
            <w:sz w:val="28"/>
            <w:szCs w:val="28"/>
          </w:rPr>
          <w:t>, желаемые сроки выполнения</w:t>
        </w:r>
      </w:ins>
      <w:ins w:id="16" w:author="Кузнецов Леонид Алексеевич" w:date="2026-04-17T10:14:00Z">
        <w:r w:rsidR="00916FA6">
          <w:rPr>
            <w:rFonts w:cstheme="minorHAnsi"/>
            <w:sz w:val="28"/>
            <w:szCs w:val="28"/>
          </w:rPr>
          <w:t>.</w:t>
        </w:r>
      </w:ins>
      <w:del w:id="17" w:author="Кузнецов Леонид Алексеевич" w:date="2026-04-17T09:55:00Z">
        <w:r w:rsidRPr="006B32B3" w:rsidDel="005C6664">
          <w:rPr>
            <w:rFonts w:cstheme="minorHAnsi"/>
            <w:sz w:val="28"/>
            <w:szCs w:val="28"/>
          </w:rPr>
          <w:delText>, свою почту и выбрав категорию проблемы, чтобы тех. поддержка поняла суть моей проблемы.</w:delText>
        </w:r>
      </w:del>
    </w:p>
    <w:p w14:paraId="624BF512" w14:textId="643454C5" w:rsidR="00711A20" w:rsidRPr="006B32B3" w:rsidRDefault="00711A20" w:rsidP="00711A20">
      <w:pPr>
        <w:pStyle w:val="a0"/>
        <w:numPr>
          <w:ilvl w:val="0"/>
          <w:numId w:val="3"/>
        </w:numPr>
        <w:rPr>
          <w:rFonts w:cstheme="minorHAnsi"/>
          <w:sz w:val="28"/>
          <w:szCs w:val="28"/>
        </w:rPr>
      </w:pPr>
      <w:r w:rsidRPr="006B32B3">
        <w:rPr>
          <w:rFonts w:cstheme="minorHAnsi"/>
          <w:sz w:val="28"/>
          <w:szCs w:val="28"/>
        </w:rPr>
        <w:t xml:space="preserve">Вложения: как пользователь, я хочу прикрепить </w:t>
      </w:r>
      <w:ins w:id="18" w:author="Кузнецов Леонид Алексеевич" w:date="2026-03-23T10:04:00Z">
        <w:r w:rsidR="00476BE5">
          <w:rPr>
            <w:rFonts w:cstheme="minorHAnsi"/>
            <w:sz w:val="28"/>
            <w:szCs w:val="28"/>
          </w:rPr>
          <w:t>вложение</w:t>
        </w:r>
      </w:ins>
      <w:del w:id="19" w:author="Кузнецов Леонид Алексеевич" w:date="2026-03-23T10:04:00Z">
        <w:r w:rsidRPr="006B32B3" w:rsidDel="00476BE5">
          <w:rPr>
            <w:rFonts w:cstheme="minorHAnsi"/>
            <w:sz w:val="28"/>
            <w:szCs w:val="28"/>
          </w:rPr>
          <w:delText>скрин</w:delText>
        </w:r>
      </w:del>
      <w:r w:rsidRPr="006B32B3">
        <w:rPr>
          <w:rFonts w:cstheme="minorHAnsi"/>
          <w:sz w:val="28"/>
          <w:szCs w:val="28"/>
        </w:rPr>
        <w:t xml:space="preserve"> к заявке</w:t>
      </w:r>
      <w:ins w:id="20" w:author="Кузнецов Леонид Алексеевич" w:date="2026-04-17T09:55:00Z">
        <w:r w:rsidR="005C6664">
          <w:rPr>
            <w:rFonts w:cstheme="minorHAnsi"/>
            <w:sz w:val="28"/>
            <w:szCs w:val="28"/>
          </w:rPr>
          <w:t>.</w:t>
        </w:r>
      </w:ins>
      <w:del w:id="21" w:author="Кузнецов Леонид Алексеевич" w:date="2026-04-17T09:55:00Z">
        <w:r w:rsidRPr="006B32B3" w:rsidDel="005C6664">
          <w:rPr>
            <w:rFonts w:cstheme="minorHAnsi"/>
            <w:sz w:val="28"/>
            <w:szCs w:val="28"/>
          </w:rPr>
          <w:delText>, чтобы наглядно показать ошибку</w:delText>
        </w:r>
      </w:del>
    </w:p>
    <w:p w14:paraId="1705A595" w14:textId="77777777" w:rsidR="00711A20" w:rsidRPr="006B32B3" w:rsidRDefault="00711A20" w:rsidP="00711A20">
      <w:pPr>
        <w:pStyle w:val="a0"/>
        <w:numPr>
          <w:ilvl w:val="0"/>
          <w:numId w:val="3"/>
        </w:numPr>
        <w:rPr>
          <w:rFonts w:cstheme="minorHAnsi"/>
          <w:sz w:val="28"/>
          <w:szCs w:val="28"/>
        </w:rPr>
      </w:pPr>
      <w:r w:rsidRPr="006B32B3">
        <w:rPr>
          <w:rFonts w:cstheme="minorHAnsi"/>
          <w:sz w:val="28"/>
          <w:szCs w:val="28"/>
        </w:rPr>
        <w:t>Отслеживание: как пользователь, я хочу видеть список своих заявок и их текущие статусы, чтоб</w:t>
      </w:r>
      <w:bookmarkStart w:id="22" w:name="_GoBack"/>
      <w:bookmarkEnd w:id="22"/>
      <w:r w:rsidRPr="006B32B3">
        <w:rPr>
          <w:rFonts w:cstheme="minorHAnsi"/>
          <w:sz w:val="28"/>
          <w:szCs w:val="28"/>
        </w:rPr>
        <w:t>ы понимать, на каком этапе находится решение.</w:t>
      </w:r>
    </w:p>
    <w:p w14:paraId="4EAE0A23" w14:textId="77777777" w:rsidR="00711A20" w:rsidRPr="006B32B3" w:rsidRDefault="00711A20" w:rsidP="00711A20">
      <w:pPr>
        <w:pStyle w:val="a0"/>
        <w:numPr>
          <w:ilvl w:val="0"/>
          <w:numId w:val="3"/>
        </w:numPr>
        <w:rPr>
          <w:rFonts w:cstheme="minorHAnsi"/>
          <w:sz w:val="28"/>
          <w:szCs w:val="28"/>
        </w:rPr>
      </w:pPr>
      <w:r w:rsidRPr="006B32B3">
        <w:rPr>
          <w:rFonts w:cstheme="minorHAnsi"/>
          <w:sz w:val="28"/>
          <w:szCs w:val="28"/>
        </w:rPr>
        <w:t>Просмотр истории: как пользователь, я хочу иметь возможность просмотреть свои прошлые заявки, чтобы при повторении одной и той же проблемы, я мог самостоятельно исправить её.</w:t>
      </w:r>
    </w:p>
    <w:p w14:paraId="05C7C5B9" w14:textId="4371E7E1" w:rsidR="00AA33D7" w:rsidRPr="006B32B3" w:rsidRDefault="00AA33D7" w:rsidP="00711A20">
      <w:pPr>
        <w:pStyle w:val="a0"/>
        <w:numPr>
          <w:ilvl w:val="0"/>
          <w:numId w:val="3"/>
        </w:numPr>
        <w:rPr>
          <w:rFonts w:cstheme="minorHAnsi"/>
          <w:sz w:val="28"/>
          <w:szCs w:val="28"/>
        </w:rPr>
      </w:pPr>
      <w:r w:rsidRPr="006B32B3">
        <w:rPr>
          <w:rFonts w:cstheme="minorHAnsi"/>
          <w:sz w:val="28"/>
          <w:szCs w:val="28"/>
        </w:rPr>
        <w:t>Уведомления: как пользователь, я хочу получать уведомления на почту при смене статуса моей заявки или появления нового комментария</w:t>
      </w:r>
      <w:ins w:id="23" w:author="Кузнецов Леонид Алексеевич" w:date="2026-04-17T09:56:00Z">
        <w:r w:rsidR="005C6664">
          <w:rPr>
            <w:rFonts w:cstheme="minorHAnsi"/>
            <w:sz w:val="28"/>
            <w:szCs w:val="28"/>
          </w:rPr>
          <w:t>.</w:t>
        </w:r>
      </w:ins>
      <w:del w:id="24" w:author="Кузнецов Леонид Алексеевич" w:date="2026-04-17T09:56:00Z">
        <w:r w:rsidRPr="006B32B3" w:rsidDel="005C6664">
          <w:rPr>
            <w:rFonts w:cstheme="minorHAnsi"/>
            <w:sz w:val="28"/>
            <w:szCs w:val="28"/>
          </w:rPr>
          <w:delText>, чтобы не заходить в систему каждые 5 минут</w:delText>
        </w:r>
      </w:del>
    </w:p>
    <w:p w14:paraId="5BF8F7FD" w14:textId="77777777" w:rsidR="00AA33D7" w:rsidRDefault="00AA33D7" w:rsidP="00711A20">
      <w:pPr>
        <w:pStyle w:val="a0"/>
        <w:numPr>
          <w:ilvl w:val="0"/>
          <w:numId w:val="3"/>
        </w:numPr>
        <w:rPr>
          <w:rFonts w:cstheme="minorHAnsi"/>
          <w:sz w:val="28"/>
          <w:szCs w:val="28"/>
        </w:rPr>
      </w:pPr>
      <w:r w:rsidRPr="006B32B3">
        <w:rPr>
          <w:rFonts w:cstheme="minorHAnsi"/>
          <w:sz w:val="28"/>
          <w:szCs w:val="28"/>
        </w:rPr>
        <w:t>Поиск: как пользователь, я хочу иметь возможность поиска по ключевым словам в моих прошлых заявках, чтобы найти решение при повторении проблемы</w:t>
      </w:r>
    </w:p>
    <w:p w14:paraId="794E7E12" w14:textId="5B03B17B" w:rsidR="00AA2785" w:rsidRPr="006B32B3" w:rsidRDefault="00AA2785" w:rsidP="00711A20">
      <w:pPr>
        <w:pStyle w:val="a0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База знаний: как пользователь, я хочу иметь доступ к базе знаний</w:t>
      </w:r>
      <w:ins w:id="25" w:author="Кузнецов Леонид Алексеевич" w:date="2026-04-17T12:19:00Z">
        <w:r w:rsidR="003F1AB0">
          <w:rPr>
            <w:rFonts w:cstheme="minorHAnsi"/>
            <w:sz w:val="28"/>
            <w:szCs w:val="28"/>
            <w:rPrChange w:id="26" w:author="Кузнецов Леонид Алексеевич" w:date="2026-04-17T12:19:00Z">
              <w:rPr>
                <w:rFonts w:cstheme="minorHAnsi"/>
                <w:sz w:val="28"/>
                <w:szCs w:val="28"/>
              </w:rPr>
            </w:rPrChange>
          </w:rPr>
          <w:t>.</w:t>
        </w:r>
      </w:ins>
      <w:del w:id="27" w:author="Кузнецов Леонид Алексеевич" w:date="2026-04-17T12:19:00Z">
        <w:r w:rsidDel="003F1AB0">
          <w:rPr>
            <w:rFonts w:cstheme="minorHAnsi"/>
            <w:sz w:val="28"/>
            <w:szCs w:val="28"/>
          </w:rPr>
          <w:delText>, чтобы попытаться самостоятельно решить часто возникающу</w:delText>
        </w:r>
      </w:del>
      <w:del w:id="28" w:author="Кузнецов Леонид Алексеевич" w:date="2026-04-17T09:57:00Z">
        <w:r w:rsidDel="005C6664">
          <w:rPr>
            <w:rFonts w:cstheme="minorHAnsi"/>
            <w:sz w:val="28"/>
            <w:szCs w:val="28"/>
          </w:rPr>
          <w:delText>ю проблему.</w:delText>
        </w:r>
      </w:del>
    </w:p>
    <w:p w14:paraId="5D55F0E3" w14:textId="77777777" w:rsidR="00784CB4" w:rsidRDefault="00784CB4">
      <w:pPr>
        <w:pStyle w:val="a0"/>
        <w:numPr>
          <w:ilvl w:val="0"/>
          <w:numId w:val="3"/>
        </w:numPr>
        <w:rPr>
          <w:ins w:id="29" w:author="Кузнецов Леонид Алексеевич" w:date="2026-04-17T11:05:00Z"/>
          <w:rFonts w:cstheme="minorHAnsi"/>
          <w:sz w:val="28"/>
          <w:szCs w:val="28"/>
        </w:rPr>
        <w:pPrChange w:id="30" w:author="Кузнецов Леонид Алексеевич" w:date="2026-04-17T11:04:00Z">
          <w:pPr>
            <w:pStyle w:val="a0"/>
          </w:pPr>
        </w:pPrChange>
      </w:pPr>
      <w:ins w:id="31" w:author="Кузнецов Леонид Алексеевич" w:date="2026-04-17T11:04:00Z">
        <w:r>
          <w:rPr>
            <w:rFonts w:cstheme="minorHAnsi"/>
            <w:sz w:val="28"/>
            <w:szCs w:val="28"/>
          </w:rPr>
          <w:t>Как пользователь, я хочу иметь возможность общаться напрямую с исполнителем моей проблемы через чат</w:t>
        </w:r>
      </w:ins>
      <w:ins w:id="32" w:author="Кузнецов Леонид Алексеевич" w:date="2026-04-17T11:05:00Z">
        <w:r>
          <w:rPr>
            <w:rFonts w:cstheme="minorHAnsi"/>
            <w:sz w:val="28"/>
            <w:szCs w:val="28"/>
          </w:rPr>
          <w:t xml:space="preserve">, чтобы своевременно донести до него новую возникшую информацию, или ответить на возникшие вопросы. </w:t>
        </w:r>
      </w:ins>
    </w:p>
    <w:p w14:paraId="53477E96" w14:textId="30EBB39A" w:rsidR="00711A20" w:rsidRPr="00E740F1" w:rsidDel="00784CB4" w:rsidRDefault="00711A20">
      <w:pPr>
        <w:rPr>
          <w:del w:id="33" w:author="Кузнецов Леонид Алексеевич" w:date="2026-04-17T11:04:00Z"/>
          <w:rFonts w:cstheme="minorHAnsi"/>
          <w:sz w:val="28"/>
          <w:szCs w:val="28"/>
          <w:rPrChange w:id="34" w:author="Кузнецов Леонид Алексеевич" w:date="2026-04-17T11:15:00Z">
            <w:rPr>
              <w:del w:id="35" w:author="Кузнецов Леонид Алексеевич" w:date="2026-04-17T11:04:00Z"/>
            </w:rPr>
          </w:rPrChange>
        </w:rPr>
        <w:pPrChange w:id="36" w:author="Кузнецов Леонид Алексеевич" w:date="2026-04-17T11:15:00Z">
          <w:pPr>
            <w:pStyle w:val="a0"/>
            <w:numPr>
              <w:numId w:val="3"/>
            </w:numPr>
            <w:ind w:hanging="360"/>
          </w:pPr>
        </w:pPrChange>
      </w:pPr>
      <w:del w:id="37" w:author="Кузнецов Леонид Алексеевич" w:date="2026-04-17T11:04:00Z">
        <w:r w:rsidRPr="00E740F1" w:rsidDel="00784CB4">
          <w:rPr>
            <w:rFonts w:cstheme="minorHAnsi"/>
            <w:sz w:val="28"/>
            <w:szCs w:val="28"/>
          </w:rPr>
          <w:delText>Комментиро</w:delText>
        </w:r>
        <w:r w:rsidRPr="00E740F1" w:rsidDel="00784CB4">
          <w:rPr>
            <w:rFonts w:cstheme="minorHAnsi"/>
            <w:sz w:val="28"/>
            <w:szCs w:val="28"/>
            <w:rPrChange w:id="38" w:author="Кузнецов Леонид Алексеевич" w:date="2026-04-17T11:15:00Z">
              <w:rPr/>
            </w:rPrChange>
          </w:rPr>
          <w:delText>вание: как пользователь, я хочу добавлять комментарии к своей заявке, если у меня появилась новая информация о проблеме.</w:delText>
        </w:r>
      </w:del>
    </w:p>
    <w:p w14:paraId="78D018AE" w14:textId="77777777" w:rsidR="00EA475A" w:rsidRPr="00784CB4" w:rsidRDefault="00EA475A">
      <w:pPr>
        <w:rPr>
          <w:rPrChange w:id="39" w:author="Кузнецов Леонид Алексеевич" w:date="2026-04-17T11:04:00Z">
            <w:rPr>
              <w:rFonts w:cstheme="minorHAnsi"/>
              <w:sz w:val="28"/>
              <w:szCs w:val="28"/>
            </w:rPr>
          </w:rPrChange>
        </w:rPr>
        <w:pPrChange w:id="40" w:author="Кузнецов Леонид Алексеевич" w:date="2026-04-17T11:15:00Z">
          <w:pPr>
            <w:pStyle w:val="a0"/>
          </w:pPr>
        </w:pPrChange>
      </w:pPr>
    </w:p>
    <w:p w14:paraId="624FC365" w14:textId="48E5B09E" w:rsidR="00AA33D7" w:rsidDel="00E740F1" w:rsidRDefault="00711A20">
      <w:pPr>
        <w:pStyle w:val="1"/>
        <w:rPr>
          <w:del w:id="41" w:author="Кузнецов Леонид Алексеевич" w:date="2026-04-17T11:15:00Z"/>
        </w:rPr>
        <w:pPrChange w:id="42" w:author="Кузнецов Леонид Алексеевич" w:date="2026-04-17T11:05:00Z">
          <w:pPr>
            <w:pStyle w:val="a0"/>
            <w:numPr>
              <w:numId w:val="1"/>
            </w:numPr>
            <w:ind w:hanging="360"/>
          </w:pPr>
        </w:pPrChange>
      </w:pPr>
      <w:r w:rsidRPr="006B32B3">
        <w:t>Роль:</w:t>
      </w:r>
      <w:del w:id="43" w:author="Кузнецов Леонид Алексеевич" w:date="2026-04-17T09:59:00Z">
        <w:r w:rsidRPr="006B32B3" w:rsidDel="005C6664">
          <w:delText xml:space="preserve"> исполнитель (специалист поддержки</w:delText>
        </w:r>
      </w:del>
      <w:del w:id="44" w:author="Кузнецов Леонид Алексеевич" w:date="2026-04-17T10:00:00Z">
        <w:r w:rsidRPr="006B32B3" w:rsidDel="005C6664">
          <w:delText>)</w:delText>
        </w:r>
      </w:del>
      <w:ins w:id="45" w:author="Кузнецов Леонид Алексеевич" w:date="2026-04-17T10:00:00Z">
        <w:r w:rsidR="005C6664">
          <w:t xml:space="preserve"> сотрудник 1-ой линии тех. поддержки (классификатор)</w:t>
        </w:r>
      </w:ins>
      <w:r w:rsidRPr="006B32B3">
        <w:t xml:space="preserve"> </w:t>
      </w:r>
    </w:p>
    <w:p w14:paraId="2907E105" w14:textId="77777777" w:rsidR="00EA475A" w:rsidRPr="00E740F1" w:rsidRDefault="00EA475A">
      <w:pPr>
        <w:pStyle w:val="1"/>
        <w:rPr>
          <w:sz w:val="28"/>
          <w:rPrChange w:id="46" w:author="Кузнецов Леонид Алексеевич" w:date="2026-04-17T11:15:00Z">
            <w:rPr/>
          </w:rPrChange>
        </w:rPr>
        <w:pPrChange w:id="47" w:author="Кузнецов Леонид Алексеевич" w:date="2026-04-17T11:15:00Z">
          <w:pPr>
            <w:pStyle w:val="a0"/>
          </w:pPr>
        </w:pPrChange>
      </w:pPr>
    </w:p>
    <w:p w14:paraId="0251E2BD" w14:textId="3181C6E6" w:rsidR="00916FA6" w:rsidRDefault="00711A20" w:rsidP="00711A20">
      <w:pPr>
        <w:pStyle w:val="a0"/>
        <w:numPr>
          <w:ilvl w:val="0"/>
          <w:numId w:val="5"/>
        </w:numPr>
        <w:rPr>
          <w:ins w:id="48" w:author="Кузнецов Леонид Алексеевич" w:date="2026-04-17T10:15:00Z"/>
          <w:rFonts w:cstheme="minorHAnsi"/>
          <w:sz w:val="28"/>
          <w:szCs w:val="28"/>
        </w:rPr>
      </w:pPr>
      <w:r w:rsidRPr="006B32B3">
        <w:rPr>
          <w:rFonts w:cstheme="minorHAnsi"/>
          <w:sz w:val="28"/>
          <w:szCs w:val="28"/>
        </w:rPr>
        <w:t xml:space="preserve">Очередь: как </w:t>
      </w:r>
      <w:del w:id="49" w:author="Кузнецов Леонид Алексеевич" w:date="2026-04-17T10:08:00Z">
        <w:r w:rsidRPr="006B32B3" w:rsidDel="00916FA6">
          <w:rPr>
            <w:rFonts w:cstheme="minorHAnsi"/>
            <w:sz w:val="28"/>
            <w:szCs w:val="28"/>
          </w:rPr>
          <w:delText>исполнитель</w:delText>
        </w:r>
      </w:del>
      <w:ins w:id="50" w:author="Кузнецов Леонид Алексеевич" w:date="2026-04-17T10:08:00Z">
        <w:r w:rsidR="00916FA6">
          <w:rPr>
            <w:rFonts w:cstheme="minorHAnsi"/>
            <w:sz w:val="28"/>
            <w:szCs w:val="28"/>
          </w:rPr>
          <w:t>классификатор</w:t>
        </w:r>
      </w:ins>
      <w:r w:rsidRPr="006B32B3">
        <w:rPr>
          <w:rFonts w:cstheme="minorHAnsi"/>
          <w:sz w:val="28"/>
          <w:szCs w:val="28"/>
        </w:rPr>
        <w:t xml:space="preserve">, я хочу видеть общий список </w:t>
      </w:r>
      <w:del w:id="51" w:author="Кузнецов Леонид Алексеевич" w:date="2026-04-17T11:25:00Z">
        <w:r w:rsidRPr="006B32B3" w:rsidDel="00F164F8">
          <w:rPr>
            <w:rFonts w:cstheme="minorHAnsi"/>
            <w:sz w:val="28"/>
            <w:szCs w:val="28"/>
          </w:rPr>
          <w:delText xml:space="preserve">«новых» </w:delText>
        </w:r>
      </w:del>
      <w:r w:rsidRPr="006B32B3">
        <w:rPr>
          <w:rFonts w:cstheme="minorHAnsi"/>
          <w:sz w:val="28"/>
          <w:szCs w:val="28"/>
        </w:rPr>
        <w:t>заявок</w:t>
      </w:r>
      <w:ins w:id="52" w:author="Кузнецов Леонид Алексеевич" w:date="2026-04-17T10:08:00Z">
        <w:r w:rsidR="00916FA6">
          <w:rPr>
            <w:rFonts w:cstheme="minorHAnsi"/>
            <w:sz w:val="28"/>
            <w:szCs w:val="28"/>
          </w:rPr>
          <w:t>.</w:t>
        </w:r>
      </w:ins>
      <w:r w:rsidRPr="006B32B3">
        <w:rPr>
          <w:rFonts w:cstheme="minorHAnsi"/>
          <w:sz w:val="28"/>
          <w:szCs w:val="28"/>
        </w:rPr>
        <w:t xml:space="preserve"> </w:t>
      </w:r>
    </w:p>
    <w:p w14:paraId="1A7415F3" w14:textId="77777777" w:rsidR="00916FA6" w:rsidRPr="006B32B3" w:rsidRDefault="00916FA6" w:rsidP="00916FA6">
      <w:pPr>
        <w:pStyle w:val="a0"/>
        <w:numPr>
          <w:ilvl w:val="0"/>
          <w:numId w:val="5"/>
        </w:numPr>
        <w:rPr>
          <w:ins w:id="53" w:author="Кузнецов Леонид Алексеевич" w:date="2026-04-17T10:15:00Z"/>
          <w:rFonts w:cstheme="minorHAnsi"/>
          <w:sz w:val="28"/>
          <w:szCs w:val="28"/>
        </w:rPr>
      </w:pPr>
      <w:ins w:id="54" w:author="Кузнецов Леонид Алексеевич" w:date="2026-04-17T10:15:00Z">
        <w:r w:rsidRPr="006B32B3">
          <w:rPr>
            <w:rFonts w:cstheme="minorHAnsi"/>
            <w:sz w:val="28"/>
            <w:szCs w:val="28"/>
          </w:rPr>
          <w:t xml:space="preserve">Создание: как </w:t>
        </w:r>
        <w:r>
          <w:rPr>
            <w:rFonts w:cstheme="minorHAnsi"/>
            <w:sz w:val="28"/>
            <w:szCs w:val="28"/>
          </w:rPr>
          <w:t>классификатор</w:t>
        </w:r>
        <w:r w:rsidRPr="006B32B3">
          <w:rPr>
            <w:rFonts w:cstheme="minorHAnsi"/>
            <w:sz w:val="28"/>
            <w:szCs w:val="28"/>
          </w:rPr>
          <w:t>, я хочу иметь возможность создавать заявки, в том случае, если заявка пользователя приходит по телефону</w:t>
        </w:r>
      </w:ins>
    </w:p>
    <w:p w14:paraId="0C067ACD" w14:textId="77777777" w:rsidR="005756BC" w:rsidRDefault="005756BC" w:rsidP="005756BC">
      <w:pPr>
        <w:pStyle w:val="a0"/>
        <w:numPr>
          <w:ilvl w:val="0"/>
          <w:numId w:val="5"/>
        </w:numPr>
        <w:rPr>
          <w:ins w:id="55" w:author="Кузнецов Леонид Алексеевич" w:date="2026-04-17T10:18:00Z"/>
          <w:rFonts w:cstheme="minorHAnsi"/>
          <w:sz w:val="28"/>
          <w:szCs w:val="28"/>
        </w:rPr>
      </w:pPr>
      <w:ins w:id="56" w:author="Кузнецов Леонид Алексеевич" w:date="2026-04-17T10:17:00Z">
        <w:r w:rsidRPr="006B32B3">
          <w:rPr>
            <w:rFonts w:cstheme="minorHAnsi"/>
            <w:sz w:val="28"/>
            <w:szCs w:val="28"/>
          </w:rPr>
          <w:t xml:space="preserve">Изменение параметров: как </w:t>
        </w:r>
        <w:r>
          <w:rPr>
            <w:rFonts w:cstheme="minorHAnsi"/>
            <w:sz w:val="28"/>
            <w:szCs w:val="28"/>
          </w:rPr>
          <w:t>классификатор</w:t>
        </w:r>
        <w:r w:rsidRPr="006B32B3">
          <w:rPr>
            <w:rFonts w:cstheme="minorHAnsi"/>
            <w:sz w:val="28"/>
            <w:szCs w:val="28"/>
          </w:rPr>
          <w:t>, я хочу иметь возможность</w:t>
        </w:r>
        <w:r>
          <w:rPr>
            <w:rFonts w:cstheme="minorHAnsi"/>
            <w:sz w:val="28"/>
            <w:szCs w:val="28"/>
          </w:rPr>
          <w:t xml:space="preserve"> формировать полноценную с заявку с указанием</w:t>
        </w:r>
      </w:ins>
      <w:ins w:id="57" w:author="Кузнецов Леонид Алексеевич" w:date="2026-04-17T10:18:00Z">
        <w:r>
          <w:rPr>
            <w:rFonts w:cstheme="minorHAnsi"/>
            <w:sz w:val="28"/>
            <w:szCs w:val="28"/>
          </w:rPr>
          <w:t>:</w:t>
        </w:r>
      </w:ins>
    </w:p>
    <w:p w14:paraId="3ABE6EA6" w14:textId="2FD75B0F" w:rsidR="005756BC" w:rsidRDefault="005756BC">
      <w:pPr>
        <w:pStyle w:val="a0"/>
        <w:numPr>
          <w:ilvl w:val="1"/>
          <w:numId w:val="5"/>
        </w:numPr>
        <w:rPr>
          <w:ins w:id="58" w:author="Кузнецов Леонид Алексеевич" w:date="2026-04-17T10:18:00Z"/>
          <w:rFonts w:cstheme="minorHAnsi"/>
          <w:sz w:val="28"/>
          <w:szCs w:val="28"/>
        </w:rPr>
        <w:pPrChange w:id="59" w:author="Кузнецов Леонид Алексеевич" w:date="2026-04-17T10:18:00Z">
          <w:pPr>
            <w:pStyle w:val="a0"/>
            <w:numPr>
              <w:numId w:val="5"/>
            </w:numPr>
            <w:ind w:hanging="360"/>
          </w:pPr>
        </w:pPrChange>
      </w:pPr>
      <w:ins w:id="60" w:author="Кузнецов Леонид Алексеевич" w:date="2026-04-17T10:18:00Z">
        <w:r>
          <w:rPr>
            <w:rFonts w:cstheme="minorHAnsi"/>
            <w:sz w:val="28"/>
            <w:szCs w:val="28"/>
          </w:rPr>
          <w:t>К</w:t>
        </w:r>
      </w:ins>
      <w:ins w:id="61" w:author="Кузнецов Леонид Алексеевич" w:date="2026-04-17T10:17:00Z">
        <w:r>
          <w:rPr>
            <w:rFonts w:cstheme="minorHAnsi"/>
            <w:sz w:val="28"/>
            <w:szCs w:val="28"/>
          </w:rPr>
          <w:t xml:space="preserve">атегорий </w:t>
        </w:r>
      </w:ins>
    </w:p>
    <w:p w14:paraId="57D97672" w14:textId="7CE69D32" w:rsidR="005756BC" w:rsidRDefault="005756BC">
      <w:pPr>
        <w:pStyle w:val="a0"/>
        <w:numPr>
          <w:ilvl w:val="1"/>
          <w:numId w:val="5"/>
        </w:numPr>
        <w:rPr>
          <w:ins w:id="62" w:author="Кузнецов Леонид Алексеевич" w:date="2026-04-17T10:18:00Z"/>
          <w:rFonts w:cstheme="minorHAnsi"/>
          <w:sz w:val="28"/>
          <w:szCs w:val="28"/>
        </w:rPr>
        <w:pPrChange w:id="63" w:author="Кузнецов Леонид Алексеевич" w:date="2026-04-17T10:18:00Z">
          <w:pPr>
            <w:pStyle w:val="a0"/>
            <w:numPr>
              <w:numId w:val="5"/>
            </w:numPr>
            <w:ind w:hanging="360"/>
          </w:pPr>
        </w:pPrChange>
      </w:pPr>
      <w:ins w:id="64" w:author="Кузнецов Леонид Алексеевич" w:date="2026-04-17T10:18:00Z">
        <w:r>
          <w:rPr>
            <w:rFonts w:cstheme="minorHAnsi"/>
            <w:sz w:val="28"/>
            <w:szCs w:val="28"/>
          </w:rPr>
          <w:t>П</w:t>
        </w:r>
      </w:ins>
      <w:ins w:id="65" w:author="Кузнецов Леонид Алексеевич" w:date="2026-04-17T10:17:00Z">
        <w:r>
          <w:rPr>
            <w:rFonts w:cstheme="minorHAnsi"/>
            <w:sz w:val="28"/>
            <w:szCs w:val="28"/>
          </w:rPr>
          <w:t>риоритет</w:t>
        </w:r>
      </w:ins>
      <w:ins w:id="66" w:author="Кузнецов Леонид Алексеевич" w:date="2026-04-17T10:18:00Z">
        <w:r>
          <w:rPr>
            <w:rFonts w:cstheme="minorHAnsi"/>
            <w:sz w:val="28"/>
            <w:szCs w:val="28"/>
          </w:rPr>
          <w:t>а</w:t>
        </w:r>
      </w:ins>
      <w:ins w:id="67" w:author="Кузнецов Леонид Алексеевич" w:date="2026-04-17T10:17:00Z">
        <w:r>
          <w:rPr>
            <w:rFonts w:cstheme="minorHAnsi"/>
            <w:sz w:val="28"/>
            <w:szCs w:val="28"/>
          </w:rPr>
          <w:t xml:space="preserve"> заявки</w:t>
        </w:r>
      </w:ins>
    </w:p>
    <w:p w14:paraId="36298E8F" w14:textId="73CD1807" w:rsidR="005756BC" w:rsidRDefault="005756BC">
      <w:pPr>
        <w:pStyle w:val="a0"/>
        <w:numPr>
          <w:ilvl w:val="1"/>
          <w:numId w:val="5"/>
        </w:numPr>
        <w:rPr>
          <w:ins w:id="68" w:author="Кузнецов Леонид Алексеевич" w:date="2026-04-17T10:22:00Z"/>
          <w:rFonts w:cstheme="minorHAnsi"/>
          <w:sz w:val="28"/>
          <w:szCs w:val="28"/>
        </w:rPr>
        <w:pPrChange w:id="69" w:author="Кузнецов Леонид Алексеевич" w:date="2026-04-17T10:18:00Z">
          <w:pPr>
            <w:pStyle w:val="a0"/>
            <w:numPr>
              <w:numId w:val="5"/>
            </w:numPr>
            <w:ind w:hanging="360"/>
          </w:pPr>
        </w:pPrChange>
      </w:pPr>
      <w:ins w:id="70" w:author="Кузнецов Леонид Алексеевич" w:date="2026-04-17T10:19:00Z">
        <w:r>
          <w:rPr>
            <w:rFonts w:cstheme="minorHAnsi"/>
            <w:sz w:val="28"/>
            <w:szCs w:val="28"/>
          </w:rPr>
          <w:t>Наименования и номера документа, приложенного к заявке (например, служебная записка от 16.03.2022 №1338974) (опционально)</w:t>
        </w:r>
      </w:ins>
    </w:p>
    <w:p w14:paraId="1E1FAC9F" w14:textId="2B90D772" w:rsidR="005756BC" w:rsidRDefault="005756BC">
      <w:pPr>
        <w:pStyle w:val="a0"/>
        <w:numPr>
          <w:ilvl w:val="1"/>
          <w:numId w:val="5"/>
        </w:numPr>
        <w:rPr>
          <w:ins w:id="71" w:author="Кузнецов Леонид Алексеевич" w:date="2026-04-17T10:19:00Z"/>
          <w:rFonts w:cstheme="minorHAnsi"/>
          <w:sz w:val="28"/>
          <w:szCs w:val="28"/>
        </w:rPr>
        <w:pPrChange w:id="72" w:author="Кузнецов Леонид Алексеевич" w:date="2026-04-17T10:18:00Z">
          <w:pPr>
            <w:pStyle w:val="a0"/>
            <w:numPr>
              <w:numId w:val="5"/>
            </w:numPr>
            <w:ind w:hanging="360"/>
          </w:pPr>
        </w:pPrChange>
      </w:pPr>
      <w:ins w:id="73" w:author="Кузнецов Леонид Алексеевич" w:date="2026-04-17T10:22:00Z">
        <w:r>
          <w:rPr>
            <w:rFonts w:cstheme="minorHAnsi"/>
            <w:sz w:val="28"/>
            <w:szCs w:val="28"/>
          </w:rPr>
          <w:t>Срока выполнения заявки</w:t>
        </w:r>
      </w:ins>
    </w:p>
    <w:p w14:paraId="6ADF45BC" w14:textId="01567765" w:rsidR="005756BC" w:rsidRPr="006B32B3" w:rsidRDefault="005756BC">
      <w:pPr>
        <w:pStyle w:val="a0"/>
        <w:numPr>
          <w:ilvl w:val="1"/>
          <w:numId w:val="5"/>
        </w:numPr>
        <w:rPr>
          <w:ins w:id="74" w:author="Кузнецов Леонид Алексеевич" w:date="2026-04-17T10:17:00Z"/>
          <w:rFonts w:cstheme="minorHAnsi"/>
          <w:sz w:val="28"/>
          <w:szCs w:val="28"/>
        </w:rPr>
        <w:pPrChange w:id="75" w:author="Кузнецов Леонид Алексеевич" w:date="2026-04-17T10:18:00Z">
          <w:pPr>
            <w:pStyle w:val="a0"/>
            <w:numPr>
              <w:numId w:val="5"/>
            </w:numPr>
            <w:ind w:hanging="360"/>
          </w:pPr>
        </w:pPrChange>
      </w:pPr>
      <w:ins w:id="76" w:author="Кузнецов Леонид Алексеевич" w:date="2026-04-17T10:21:00Z">
        <w:r>
          <w:rPr>
            <w:rFonts w:cstheme="minorHAnsi"/>
            <w:sz w:val="28"/>
            <w:szCs w:val="28"/>
          </w:rPr>
          <w:lastRenderedPageBreak/>
          <w:t xml:space="preserve">Комментария к заявке </w:t>
        </w:r>
        <w:r w:rsidRPr="006B32B3">
          <w:rPr>
            <w:rFonts w:cstheme="minorHAnsi"/>
            <w:sz w:val="28"/>
            <w:szCs w:val="28"/>
          </w:rPr>
          <w:t>(</w:t>
        </w:r>
        <w:r w:rsidR="002A0CFA">
          <w:rPr>
            <w:rFonts w:cstheme="minorHAnsi"/>
            <w:sz w:val="28"/>
            <w:szCs w:val="28"/>
          </w:rPr>
          <w:t>например, «принята по телефону»</w:t>
        </w:r>
      </w:ins>
      <w:ins w:id="77" w:author="Кузнецов Леонид Алексеевич" w:date="2026-04-17T10:29:00Z">
        <w:r w:rsidR="002A0CFA">
          <w:rPr>
            <w:rFonts w:cstheme="minorHAnsi"/>
            <w:sz w:val="28"/>
            <w:szCs w:val="28"/>
          </w:rPr>
          <w:t xml:space="preserve">, «нужны 2 компьютера таких-то» </w:t>
        </w:r>
      </w:ins>
      <w:ins w:id="78" w:author="Кузнецов Леонид Алексеевич" w:date="2026-04-17T10:21:00Z">
        <w:r w:rsidRPr="006B32B3">
          <w:rPr>
            <w:rFonts w:cstheme="minorHAnsi"/>
            <w:sz w:val="28"/>
            <w:szCs w:val="28"/>
          </w:rPr>
          <w:t>и т.п.)</w:t>
        </w:r>
      </w:ins>
    </w:p>
    <w:p w14:paraId="2E5042CD" w14:textId="4897CAF5" w:rsidR="00711A20" w:rsidRDefault="00711A20">
      <w:pPr>
        <w:pStyle w:val="a0"/>
        <w:rPr>
          <w:ins w:id="79" w:author="Кузнецов Леонид Алексеевич" w:date="2026-03-24T07:42:00Z"/>
          <w:rFonts w:cstheme="minorHAnsi"/>
          <w:sz w:val="28"/>
          <w:szCs w:val="28"/>
        </w:rPr>
        <w:pPrChange w:id="80" w:author="Кузнецов Леонид Алексеевич" w:date="2026-04-17T10:17:00Z">
          <w:pPr>
            <w:pStyle w:val="a0"/>
            <w:numPr>
              <w:numId w:val="5"/>
            </w:numPr>
            <w:ind w:hanging="360"/>
          </w:pPr>
        </w:pPrChange>
      </w:pPr>
      <w:del w:id="81" w:author="Кузнецов Леонид Алексеевич" w:date="2026-04-17T10:08:00Z">
        <w:r w:rsidRPr="006B32B3" w:rsidDel="00916FA6">
          <w:rPr>
            <w:rFonts w:cstheme="minorHAnsi"/>
            <w:sz w:val="28"/>
            <w:szCs w:val="28"/>
          </w:rPr>
          <w:delText xml:space="preserve">и их тематику, чтобы </w:delText>
        </w:r>
        <w:r w:rsidR="00AA33D7" w:rsidRPr="006B32B3" w:rsidDel="00916FA6">
          <w:rPr>
            <w:rFonts w:cstheme="minorHAnsi"/>
            <w:sz w:val="28"/>
            <w:szCs w:val="28"/>
          </w:rPr>
          <w:delText xml:space="preserve">понимать объем текущей </w:delText>
        </w:r>
        <w:r w:rsidR="00B46D7D" w:rsidRPr="006B32B3" w:rsidDel="00916FA6">
          <w:rPr>
            <w:rFonts w:cstheme="minorHAnsi"/>
            <w:sz w:val="28"/>
            <w:szCs w:val="28"/>
          </w:rPr>
          <w:delText>работы,</w:delText>
        </w:r>
        <w:r w:rsidR="00AA33D7" w:rsidRPr="006B32B3" w:rsidDel="00916FA6">
          <w:rPr>
            <w:rFonts w:cstheme="minorHAnsi"/>
            <w:sz w:val="28"/>
            <w:szCs w:val="28"/>
          </w:rPr>
          <w:delText xml:space="preserve"> и чтобы </w:delText>
        </w:r>
        <w:r w:rsidRPr="006B32B3" w:rsidDel="00916FA6">
          <w:rPr>
            <w:rFonts w:cstheme="minorHAnsi"/>
            <w:sz w:val="28"/>
            <w:szCs w:val="28"/>
          </w:rPr>
          <w:delText>взять подходящую заявку в работу</w:delText>
        </w:r>
      </w:del>
    </w:p>
    <w:p w14:paraId="6523D1D1" w14:textId="384A2FD2" w:rsidR="00607F00" w:rsidRDefault="00607F00" w:rsidP="00711A20">
      <w:pPr>
        <w:pStyle w:val="a0"/>
        <w:numPr>
          <w:ilvl w:val="0"/>
          <w:numId w:val="5"/>
        </w:numPr>
        <w:rPr>
          <w:ins w:id="82" w:author="Кузнецов Леонид Алексеевич" w:date="2026-04-17T10:24:00Z"/>
          <w:rFonts w:cstheme="minorHAnsi"/>
          <w:sz w:val="28"/>
          <w:szCs w:val="28"/>
        </w:rPr>
      </w:pPr>
      <w:ins w:id="83" w:author="Кузнецов Леонид Алексеевич" w:date="2026-03-24T07:42:00Z">
        <w:r>
          <w:rPr>
            <w:rFonts w:cstheme="minorHAnsi"/>
            <w:sz w:val="28"/>
            <w:szCs w:val="28"/>
          </w:rPr>
          <w:t xml:space="preserve">Переназначение: как </w:t>
        </w:r>
      </w:ins>
      <w:ins w:id="84" w:author="Кузнецов Леонид Алексеевич" w:date="2026-04-17T10:08:00Z">
        <w:r w:rsidR="00916FA6">
          <w:rPr>
            <w:rFonts w:cstheme="minorHAnsi"/>
            <w:sz w:val="28"/>
            <w:szCs w:val="28"/>
          </w:rPr>
          <w:t>классификатор</w:t>
        </w:r>
      </w:ins>
      <w:ins w:id="85" w:author="Кузнецов Леонид Алексеевич" w:date="2026-03-24T07:42:00Z">
        <w:r>
          <w:rPr>
            <w:rFonts w:cstheme="minorHAnsi"/>
            <w:sz w:val="28"/>
            <w:szCs w:val="28"/>
          </w:rPr>
          <w:t xml:space="preserve">, я хочу иметь возможность отправить заявку </w:t>
        </w:r>
      </w:ins>
      <w:ins w:id="86" w:author="Кузнецов Леонид Алексеевич" w:date="2026-04-17T10:09:00Z">
        <w:r w:rsidR="00916FA6">
          <w:rPr>
            <w:rFonts w:cstheme="minorHAnsi"/>
            <w:sz w:val="28"/>
            <w:szCs w:val="28"/>
          </w:rPr>
          <w:t xml:space="preserve">на конкретного исполнителя </w:t>
        </w:r>
      </w:ins>
      <w:ins w:id="87" w:author="Кузнецов Леонид Алексеевич" w:date="2026-04-17T10:10:00Z">
        <w:r w:rsidR="00916FA6">
          <w:rPr>
            <w:rFonts w:cstheme="minorHAnsi"/>
            <w:sz w:val="28"/>
            <w:szCs w:val="28"/>
          </w:rPr>
          <w:t xml:space="preserve">(или на начальника </w:t>
        </w:r>
      </w:ins>
      <w:ins w:id="88" w:author="Кузнецов Леонид Алексеевич" w:date="2026-04-17T10:24:00Z">
        <w:r w:rsidR="005756BC">
          <w:rPr>
            <w:rFonts w:cstheme="minorHAnsi"/>
            <w:sz w:val="28"/>
            <w:szCs w:val="28"/>
          </w:rPr>
          <w:t xml:space="preserve">конкретного </w:t>
        </w:r>
      </w:ins>
      <w:ins w:id="89" w:author="Кузнецов Леонид Алексеевич" w:date="2026-04-17T10:10:00Z">
        <w:r w:rsidR="00916FA6">
          <w:rPr>
            <w:rFonts w:cstheme="minorHAnsi"/>
            <w:sz w:val="28"/>
            <w:szCs w:val="28"/>
          </w:rPr>
          <w:t>отдела</w:t>
        </w:r>
      </w:ins>
      <w:ins w:id="90" w:author="Кузнецов Леонид Алексеевич" w:date="2026-04-17T10:11:00Z">
        <w:r w:rsidR="00916FA6">
          <w:rPr>
            <w:rFonts w:cstheme="minorHAnsi"/>
            <w:sz w:val="28"/>
            <w:szCs w:val="28"/>
          </w:rPr>
          <w:t>, если это проект)</w:t>
        </w:r>
      </w:ins>
    </w:p>
    <w:p w14:paraId="68271504" w14:textId="51EBB051" w:rsidR="002A0CFA" w:rsidRDefault="005756BC">
      <w:pPr>
        <w:pStyle w:val="a0"/>
        <w:numPr>
          <w:ilvl w:val="0"/>
          <w:numId w:val="5"/>
        </w:numPr>
        <w:rPr>
          <w:ins w:id="91" w:author="Кузнецов Леонид Алексеевич" w:date="2026-04-17T12:38:00Z"/>
          <w:rFonts w:cstheme="minorHAnsi"/>
          <w:sz w:val="28"/>
          <w:szCs w:val="28"/>
        </w:rPr>
      </w:pPr>
      <w:ins w:id="92" w:author="Кузнецов Леонид Алексеевич" w:date="2026-04-17T10:24:00Z">
        <w:r w:rsidRPr="00FB6B35">
          <w:rPr>
            <w:rFonts w:cstheme="minorHAnsi"/>
            <w:sz w:val="28"/>
            <w:szCs w:val="28"/>
          </w:rPr>
          <w:t>Как классификатор, я хочу иметь возможность самостоятельно решать незначительные и простые заявки, без направления заявки на конкретного исполнителя.</w:t>
        </w:r>
      </w:ins>
    </w:p>
    <w:p w14:paraId="59D7F7C1" w14:textId="0BA3CE8A" w:rsidR="00F502F3" w:rsidRPr="002A0CFA" w:rsidRDefault="00F502F3">
      <w:pPr>
        <w:pStyle w:val="a0"/>
        <w:numPr>
          <w:ilvl w:val="0"/>
          <w:numId w:val="5"/>
        </w:numPr>
        <w:rPr>
          <w:ins w:id="93" w:author="Кузнецов Леонид Алексеевич" w:date="2026-04-17T10:22:00Z"/>
          <w:rFonts w:cstheme="minorHAnsi"/>
          <w:sz w:val="28"/>
          <w:szCs w:val="28"/>
          <w:rPrChange w:id="94" w:author="Кузнецов Леонид Алексеевич" w:date="2026-04-17T10:31:00Z">
            <w:rPr>
              <w:ins w:id="95" w:author="Кузнецов Леонид Алексеевич" w:date="2026-04-17T10:22:00Z"/>
            </w:rPr>
          </w:rPrChange>
        </w:rPr>
      </w:pPr>
      <w:ins w:id="96" w:author="Кузнецов Леонид Алексеевич" w:date="2026-04-17T12:38:00Z">
        <w:r>
          <w:rPr>
            <w:rFonts w:cstheme="minorHAnsi"/>
            <w:sz w:val="28"/>
            <w:szCs w:val="28"/>
          </w:rPr>
          <w:t xml:space="preserve">Как </w:t>
        </w:r>
        <w:r>
          <w:rPr>
            <w:rFonts w:cstheme="minorHAnsi"/>
            <w:sz w:val="28"/>
            <w:szCs w:val="28"/>
          </w:rPr>
          <w:t>классификатор</w:t>
        </w:r>
        <w:r>
          <w:rPr>
            <w:rFonts w:cstheme="minorHAnsi"/>
            <w:sz w:val="28"/>
            <w:szCs w:val="28"/>
          </w:rPr>
          <w:t xml:space="preserve">, я хочу иметь возможность разбивать одну большую заявку (проект) на несколько небольших задач и назначать </w:t>
        </w:r>
        <w:r>
          <w:rPr>
            <w:rFonts w:cstheme="minorHAnsi"/>
            <w:sz w:val="28"/>
            <w:szCs w:val="28"/>
          </w:rPr>
          <w:t>их на начальников отделений</w:t>
        </w:r>
        <w:r>
          <w:rPr>
            <w:rFonts w:cstheme="minorHAnsi"/>
            <w:sz w:val="28"/>
            <w:szCs w:val="28"/>
          </w:rPr>
          <w:t>.</w:t>
        </w:r>
      </w:ins>
    </w:p>
    <w:p w14:paraId="0D8022B6" w14:textId="3A84B7C2" w:rsidR="005756BC" w:rsidRPr="005756BC" w:rsidDel="005756BC" w:rsidRDefault="005756BC">
      <w:pPr>
        <w:rPr>
          <w:del w:id="97" w:author="Кузнецов Леонид Алексеевич" w:date="2026-04-17T10:23:00Z"/>
          <w:rFonts w:cstheme="minorHAnsi"/>
          <w:sz w:val="28"/>
          <w:szCs w:val="28"/>
          <w:rPrChange w:id="98" w:author="Кузнецов Леонид Алексеевич" w:date="2026-04-17T10:24:00Z">
            <w:rPr>
              <w:del w:id="99" w:author="Кузнецов Леонид Алексеевич" w:date="2026-04-17T10:23:00Z"/>
            </w:rPr>
          </w:rPrChange>
        </w:rPr>
        <w:pPrChange w:id="100" w:author="Кузнецов Леонид Алексеевич" w:date="2026-04-17T10:24:00Z">
          <w:pPr>
            <w:pStyle w:val="a0"/>
            <w:numPr>
              <w:numId w:val="5"/>
            </w:numPr>
            <w:ind w:hanging="360"/>
          </w:pPr>
        </w:pPrChange>
      </w:pPr>
    </w:p>
    <w:p w14:paraId="581F7EF9" w14:textId="0C0CD858" w:rsidR="00711A20" w:rsidRPr="005756BC" w:rsidDel="00607F00" w:rsidRDefault="00711A20">
      <w:pPr>
        <w:rPr>
          <w:del w:id="101" w:author="Кузнецов Леонид Алексеевич" w:date="2026-03-24T07:42:00Z"/>
          <w:rPrChange w:id="102" w:author="Кузнецов Леонид Алексеевич" w:date="2026-04-17T10:23:00Z">
            <w:rPr>
              <w:del w:id="103" w:author="Кузнецов Леонид Алексеевич" w:date="2026-03-24T07:42:00Z"/>
              <w:rFonts w:cstheme="minorHAnsi"/>
              <w:sz w:val="28"/>
              <w:szCs w:val="28"/>
            </w:rPr>
          </w:rPrChange>
        </w:rPr>
        <w:pPrChange w:id="104" w:author="Кузнецов Леонид Алексеевич" w:date="2026-04-17T10:24:00Z">
          <w:pPr>
            <w:pStyle w:val="a0"/>
            <w:numPr>
              <w:numId w:val="5"/>
            </w:numPr>
            <w:ind w:hanging="360"/>
          </w:pPr>
        </w:pPrChange>
      </w:pPr>
      <w:commentRangeStart w:id="105"/>
      <w:del w:id="106" w:author="Кузнецов Леонид Алексеевич" w:date="2026-03-24T07:42:00Z">
        <w:r w:rsidRPr="005756BC" w:rsidDel="00607F00">
          <w:rPr>
            <w:rPrChange w:id="107" w:author="Кузнецов Леонид Алексеевич" w:date="2026-04-17T10:23:00Z">
              <w:rPr>
                <w:rFonts w:cstheme="minorHAnsi"/>
                <w:sz w:val="28"/>
                <w:szCs w:val="28"/>
              </w:rPr>
            </w:rPrChange>
          </w:rPr>
          <w:delText>Назначение: как исполнитель, я хочу иметь возможность назначать заявку на себя или на коллег, чтобы поставить ответственного</w:delText>
        </w:r>
        <w:commentRangeEnd w:id="105"/>
        <w:r w:rsidR="00726115" w:rsidDel="00607F00">
          <w:rPr>
            <w:rStyle w:val="a4"/>
          </w:rPr>
          <w:commentReference w:id="105"/>
        </w:r>
      </w:del>
    </w:p>
    <w:p w14:paraId="4B5701C1" w14:textId="45C02099" w:rsidR="00711A20" w:rsidRPr="006B32B3" w:rsidDel="00471EF8" w:rsidRDefault="00711A20">
      <w:pPr>
        <w:rPr>
          <w:del w:id="108" w:author="Кузнецов Леонид Алексеевич" w:date="2026-03-23T10:50:00Z"/>
        </w:rPr>
        <w:pPrChange w:id="109" w:author="Кузнецов Леонид Алексеевич" w:date="2026-04-17T10:24:00Z">
          <w:pPr>
            <w:pStyle w:val="a0"/>
            <w:numPr>
              <w:numId w:val="5"/>
            </w:numPr>
            <w:ind w:hanging="360"/>
          </w:pPr>
        </w:pPrChange>
      </w:pPr>
      <w:commentRangeStart w:id="110"/>
      <w:del w:id="111" w:author="Кузнецов Леонид Алексеевич" w:date="2026-03-23T10:50:00Z">
        <w:r w:rsidRPr="006B32B3" w:rsidDel="00471EF8">
          <w:delText>Смена статуса: как исполнитель, я хочу иметь возможность менять статус заявки на: «В работе», «Завершена», «Ожидает ответа с **:**», чтобы уведомлять пользователя о прогрессе</w:delText>
        </w:r>
        <w:commentRangeEnd w:id="110"/>
        <w:r w:rsidR="00726115" w:rsidDel="00471EF8">
          <w:rPr>
            <w:rStyle w:val="a4"/>
          </w:rPr>
          <w:commentReference w:id="110"/>
        </w:r>
      </w:del>
    </w:p>
    <w:p w14:paraId="63EB2725" w14:textId="1E1FE4C3" w:rsidR="00711A20" w:rsidRPr="006B32B3" w:rsidDel="00916FA6" w:rsidRDefault="00AA33D7">
      <w:pPr>
        <w:rPr>
          <w:del w:id="112" w:author="Кузнецов Леонид Алексеевич" w:date="2026-04-17T10:15:00Z"/>
        </w:rPr>
        <w:pPrChange w:id="113" w:author="Кузнецов Леонид Алексеевич" w:date="2026-04-17T10:24:00Z">
          <w:pPr>
            <w:pStyle w:val="a0"/>
            <w:numPr>
              <w:numId w:val="5"/>
            </w:numPr>
            <w:ind w:hanging="360"/>
          </w:pPr>
        </w:pPrChange>
      </w:pPr>
      <w:del w:id="114" w:author="Кузнецов Леонид Алексеевич" w:date="2026-04-17T10:15:00Z">
        <w:r w:rsidRPr="006B32B3" w:rsidDel="00916FA6">
          <w:delText xml:space="preserve">Создание: как </w:delText>
        </w:r>
      </w:del>
      <w:del w:id="115" w:author="Кузнецов Леонид Алексеевич" w:date="2026-04-17T10:09:00Z">
        <w:r w:rsidRPr="006B32B3" w:rsidDel="00916FA6">
          <w:delText>исполнитель</w:delText>
        </w:r>
      </w:del>
      <w:del w:id="116" w:author="Кузнецов Леонид Алексеевич" w:date="2026-04-17T10:15:00Z">
        <w:r w:rsidRPr="006B32B3" w:rsidDel="00916FA6">
          <w:delText>, я хочу иметь возможность создавать заявки, в том случае, если заявка пользователя приходит по телефону</w:delText>
        </w:r>
      </w:del>
    </w:p>
    <w:p w14:paraId="4F49B512" w14:textId="643E9BB8" w:rsidR="00AA33D7" w:rsidRPr="006B32B3" w:rsidDel="005756BC" w:rsidRDefault="00AA33D7">
      <w:pPr>
        <w:rPr>
          <w:del w:id="117" w:author="Кузнецов Леонид Алексеевич" w:date="2026-04-17T10:22:00Z"/>
        </w:rPr>
        <w:pPrChange w:id="118" w:author="Кузнецов Леонид Алексеевич" w:date="2026-04-17T10:24:00Z">
          <w:pPr>
            <w:pStyle w:val="a0"/>
            <w:numPr>
              <w:numId w:val="5"/>
            </w:numPr>
            <w:ind w:hanging="360"/>
          </w:pPr>
        </w:pPrChange>
      </w:pPr>
      <w:del w:id="119" w:author="Кузнецов Леонид Алексеевич" w:date="2026-04-17T10:22:00Z">
        <w:r w:rsidRPr="006B32B3" w:rsidDel="005756BC">
          <w:delText xml:space="preserve">Комментирование: как </w:delText>
        </w:r>
      </w:del>
      <w:del w:id="120" w:author="Кузнецов Леонид Алексеевич" w:date="2026-04-17T10:10:00Z">
        <w:r w:rsidRPr="006B32B3" w:rsidDel="00916FA6">
          <w:delText>исполнитель</w:delText>
        </w:r>
      </w:del>
      <w:del w:id="121" w:author="Кузнецов Леонид Алексеевич" w:date="2026-04-17T10:22:00Z">
        <w:r w:rsidRPr="006B32B3" w:rsidDel="005756BC">
          <w:delText xml:space="preserve">, я хочу иметь возможность комментировать созданные заявки, чтобы помечать особенности заявок (например, «принята по телефону» и т.п.) </w:delText>
        </w:r>
      </w:del>
    </w:p>
    <w:p w14:paraId="59B44C54" w14:textId="1B200B9E" w:rsidR="00B46D7D" w:rsidRPr="006B32B3" w:rsidDel="00916FA6" w:rsidRDefault="00B46D7D">
      <w:pPr>
        <w:rPr>
          <w:del w:id="122" w:author="Кузнецов Леонид Алексеевич" w:date="2026-04-17T10:09:00Z"/>
        </w:rPr>
        <w:pPrChange w:id="123" w:author="Кузнецов Леонид Алексеевич" w:date="2026-04-17T10:24:00Z">
          <w:pPr>
            <w:pStyle w:val="a0"/>
            <w:numPr>
              <w:numId w:val="5"/>
            </w:numPr>
            <w:ind w:hanging="360"/>
          </w:pPr>
        </w:pPrChange>
      </w:pPr>
      <w:commentRangeStart w:id="124"/>
      <w:del w:id="125" w:author="Кузнецов Леонид Алексеевич" w:date="2026-04-17T10:09:00Z">
        <w:r w:rsidRPr="006B32B3" w:rsidDel="00916FA6">
          <w:delText>Шаблоны: как исполнитель, я хочу иметь готовые шаблоны для типовых проблем, чтобы быстрее отвечать пользователям</w:delText>
        </w:r>
        <w:commentRangeEnd w:id="124"/>
        <w:r w:rsidR="00726115" w:rsidDel="00916FA6">
          <w:rPr>
            <w:rStyle w:val="a4"/>
          </w:rPr>
          <w:commentReference w:id="124"/>
        </w:r>
      </w:del>
    </w:p>
    <w:p w14:paraId="74E115B8" w14:textId="29F5DAD9" w:rsidR="00B46D7D" w:rsidRPr="006B32B3" w:rsidDel="005756BC" w:rsidRDefault="00B46D7D">
      <w:pPr>
        <w:rPr>
          <w:del w:id="126" w:author="Кузнецов Леонид Алексеевич" w:date="2026-04-17T10:17:00Z"/>
        </w:rPr>
        <w:pPrChange w:id="127" w:author="Кузнецов Леонид Алексеевич" w:date="2026-04-17T10:24:00Z">
          <w:pPr>
            <w:pStyle w:val="a0"/>
            <w:numPr>
              <w:numId w:val="5"/>
            </w:numPr>
            <w:ind w:hanging="360"/>
          </w:pPr>
        </w:pPrChange>
      </w:pPr>
      <w:commentRangeStart w:id="128"/>
      <w:commentRangeStart w:id="129"/>
      <w:del w:id="130" w:author="Кузнецов Леонид Алексеевич" w:date="2026-04-17T10:17:00Z">
        <w:r w:rsidRPr="006B32B3" w:rsidDel="005756BC">
          <w:delText xml:space="preserve">Изменение параметров: как </w:delText>
        </w:r>
      </w:del>
      <w:del w:id="131" w:author="Кузнецов Леонид Алексеевич" w:date="2026-04-17T10:10:00Z">
        <w:r w:rsidRPr="006B32B3" w:rsidDel="00916FA6">
          <w:delText>исполнитель</w:delText>
        </w:r>
      </w:del>
      <w:del w:id="132" w:author="Кузнецов Леонид Алексеевич" w:date="2026-04-17T10:17:00Z">
        <w:r w:rsidRPr="006B32B3" w:rsidDel="005756BC">
          <w:delText xml:space="preserve">, я хочу иметь возможность </w:delText>
        </w:r>
      </w:del>
      <w:del w:id="133" w:author="Кузнецов Леонид Алексеевич" w:date="2026-04-17T10:10:00Z">
        <w:r w:rsidRPr="006B32B3" w:rsidDel="00916FA6">
          <w:delText>изменить категорию или приоритет заявки, если пользователь указал их неверно</w:delText>
        </w:r>
        <w:commentRangeEnd w:id="128"/>
        <w:r w:rsidR="00726115" w:rsidDel="00916FA6">
          <w:rPr>
            <w:rStyle w:val="a4"/>
          </w:rPr>
          <w:commentReference w:id="128"/>
        </w:r>
        <w:commentRangeEnd w:id="129"/>
        <w:r w:rsidR="008B0495" w:rsidDel="00916FA6">
          <w:rPr>
            <w:rStyle w:val="a4"/>
          </w:rPr>
          <w:commentReference w:id="129"/>
        </w:r>
      </w:del>
    </w:p>
    <w:p w14:paraId="7A0B2090" w14:textId="1A8033A8" w:rsidR="00711A20" w:rsidDel="005756BC" w:rsidRDefault="00B46D7D">
      <w:pPr>
        <w:rPr>
          <w:del w:id="134" w:author="Кузнецов Леонид Алексеевич" w:date="2026-04-17T10:22:00Z"/>
        </w:rPr>
        <w:pPrChange w:id="135" w:author="Кузнецов Леонид Алексеевич" w:date="2026-04-17T10:24:00Z">
          <w:pPr>
            <w:pStyle w:val="a0"/>
            <w:numPr>
              <w:numId w:val="5"/>
            </w:numPr>
            <w:ind w:hanging="360"/>
          </w:pPr>
        </w:pPrChange>
      </w:pPr>
      <w:del w:id="136" w:author="Кузнецов Леонид Алексеевич" w:date="2026-04-17T10:22:00Z">
        <w:r w:rsidRPr="006B32B3" w:rsidDel="005756BC">
          <w:delText>Фильтрация очере</w:delText>
        </w:r>
      </w:del>
      <w:del w:id="137" w:author="Кузнецов Леонид Алексеевич" w:date="2026-03-24T07:57:00Z">
        <w:r w:rsidRPr="006B32B3" w:rsidDel="008B0495">
          <w:delText>д</w:delText>
        </w:r>
      </w:del>
      <w:del w:id="138" w:author="Кузнецов Леонид Алексеевич" w:date="2026-04-17T10:22:00Z">
        <w:r w:rsidRPr="006B32B3" w:rsidDel="005756BC">
          <w:delText xml:space="preserve">и: как </w:delText>
        </w:r>
      </w:del>
      <w:del w:id="139" w:author="Кузнецов Леонид Алексеевич" w:date="2026-04-17T10:10:00Z">
        <w:r w:rsidRPr="006B32B3" w:rsidDel="00916FA6">
          <w:delText>исполнитель</w:delText>
        </w:r>
      </w:del>
      <w:del w:id="140" w:author="Кузнецов Леонид Алексеевич" w:date="2026-04-17T10:22:00Z">
        <w:r w:rsidRPr="006B32B3" w:rsidDel="005756BC">
          <w:delText>, я хочу иметь возможность фильтровать заявки по приоритету, дедлайну или категории, чтобы в первую очередь делать самое важное</w:delText>
        </w:r>
      </w:del>
    </w:p>
    <w:p w14:paraId="17ED23BC" w14:textId="77777777" w:rsidR="00EA475A" w:rsidRPr="00EA475A" w:rsidRDefault="00EA475A">
      <w:pPr>
        <w:pPrChange w:id="141" w:author="Кузнецов Леонид Алексеевич" w:date="2026-04-17T10:24:00Z">
          <w:pPr>
            <w:pStyle w:val="a0"/>
          </w:pPr>
        </w:pPrChange>
      </w:pPr>
    </w:p>
    <w:p w14:paraId="1B26FDF3" w14:textId="228CD2C1" w:rsidR="002A0CFA" w:rsidRPr="00E740F1" w:rsidRDefault="00711A20">
      <w:pPr>
        <w:pStyle w:val="1"/>
        <w:rPr>
          <w:ins w:id="142" w:author="Кузнецов Леонид Алексеевич" w:date="2026-04-17T10:31:00Z"/>
          <w:rPrChange w:id="143" w:author="Кузнецов Леонид Алексеевич" w:date="2026-04-17T11:14:00Z">
            <w:rPr>
              <w:ins w:id="144" w:author="Кузнецов Леонид Алексеевич" w:date="2026-04-17T10:31:00Z"/>
            </w:rPr>
          </w:rPrChange>
        </w:rPr>
        <w:pPrChange w:id="145" w:author="Кузнецов Леонид Алексеевич" w:date="2026-04-17T11:14:00Z">
          <w:pPr>
            <w:pStyle w:val="a0"/>
            <w:numPr>
              <w:numId w:val="1"/>
            </w:numPr>
            <w:ind w:hanging="360"/>
          </w:pPr>
        </w:pPrChange>
      </w:pPr>
      <w:r w:rsidRPr="006B32B3">
        <w:t xml:space="preserve">Роль: </w:t>
      </w:r>
      <w:del w:id="146" w:author="Кузнецов Леонид Алексеевич" w:date="2026-04-17T10:31:00Z">
        <w:r w:rsidRPr="006B32B3" w:rsidDel="002A0CFA">
          <w:delText>администратор</w:delText>
        </w:r>
      </w:del>
      <w:ins w:id="147" w:author="Кузнецов Леонид Алексеевич" w:date="2026-04-17T10:31:00Z">
        <w:r w:rsidR="002A0CFA">
          <w:t>начальник отдела</w:t>
        </w:r>
      </w:ins>
    </w:p>
    <w:p w14:paraId="66BB4A48" w14:textId="77777777" w:rsidR="000E723A" w:rsidRDefault="002A0CFA">
      <w:pPr>
        <w:pStyle w:val="a0"/>
        <w:numPr>
          <w:ilvl w:val="0"/>
          <w:numId w:val="8"/>
        </w:numPr>
        <w:rPr>
          <w:ins w:id="148" w:author="Кузнецов Леонид Алексеевич" w:date="2026-04-17T10:37:00Z"/>
          <w:rFonts w:cstheme="minorHAnsi"/>
          <w:sz w:val="28"/>
          <w:szCs w:val="28"/>
        </w:rPr>
        <w:pPrChange w:id="149" w:author="Кузнецов Леонид Алексеевич" w:date="2026-04-17T10:33:00Z">
          <w:pPr>
            <w:pStyle w:val="a0"/>
            <w:numPr>
              <w:numId w:val="1"/>
            </w:numPr>
            <w:ind w:hanging="360"/>
          </w:pPr>
        </w:pPrChange>
      </w:pPr>
      <w:ins w:id="150" w:author="Кузнецов Леонид Алексеевич" w:date="2026-04-17T10:35:00Z">
        <w:r>
          <w:rPr>
            <w:rFonts w:cstheme="minorHAnsi"/>
            <w:sz w:val="28"/>
            <w:szCs w:val="28"/>
          </w:rPr>
          <w:t>Как начальник, я хочу видеть список всех заявок моего отделения.</w:t>
        </w:r>
      </w:ins>
    </w:p>
    <w:p w14:paraId="398D839E" w14:textId="77777777" w:rsidR="000E723A" w:rsidRDefault="000E723A">
      <w:pPr>
        <w:pStyle w:val="a0"/>
        <w:numPr>
          <w:ilvl w:val="0"/>
          <w:numId w:val="8"/>
        </w:numPr>
        <w:rPr>
          <w:ins w:id="151" w:author="Кузнецов Леонид Алексеевич" w:date="2026-04-17T10:45:00Z"/>
          <w:rFonts w:cstheme="minorHAnsi"/>
          <w:sz w:val="28"/>
          <w:szCs w:val="28"/>
        </w:rPr>
        <w:pPrChange w:id="152" w:author="Кузнецов Леонид Алексеевич" w:date="2026-04-17T10:33:00Z">
          <w:pPr>
            <w:pStyle w:val="a0"/>
            <w:numPr>
              <w:numId w:val="1"/>
            </w:numPr>
            <w:ind w:hanging="360"/>
          </w:pPr>
        </w:pPrChange>
      </w:pPr>
      <w:ins w:id="153" w:author="Кузнецов Леонид Алексеевич" w:date="2026-04-17T10:37:00Z">
        <w:r>
          <w:rPr>
            <w:rFonts w:cstheme="minorHAnsi"/>
            <w:sz w:val="28"/>
            <w:szCs w:val="28"/>
          </w:rPr>
          <w:t>Как начальник, я хочу видеть комментарии внутри заявок.</w:t>
        </w:r>
      </w:ins>
    </w:p>
    <w:p w14:paraId="5028AFB2" w14:textId="77777777" w:rsidR="000E723A" w:rsidRDefault="000E723A">
      <w:pPr>
        <w:pStyle w:val="a0"/>
        <w:numPr>
          <w:ilvl w:val="0"/>
          <w:numId w:val="8"/>
        </w:numPr>
        <w:rPr>
          <w:ins w:id="154" w:author="Кузнецов Леонид Алексеевич" w:date="2026-04-17T10:46:00Z"/>
          <w:rFonts w:cstheme="minorHAnsi"/>
          <w:sz w:val="28"/>
          <w:szCs w:val="28"/>
        </w:rPr>
        <w:pPrChange w:id="155" w:author="Кузнецов Леонид Алексеевич" w:date="2026-04-17T10:33:00Z">
          <w:pPr>
            <w:pStyle w:val="a0"/>
            <w:numPr>
              <w:numId w:val="1"/>
            </w:numPr>
            <w:ind w:hanging="360"/>
          </w:pPr>
        </w:pPrChange>
      </w:pPr>
      <w:ins w:id="156" w:author="Кузнецов Леонид Алексеевич" w:date="2026-04-17T10:45:00Z">
        <w:r>
          <w:rPr>
            <w:rFonts w:cstheme="minorHAnsi"/>
            <w:sz w:val="28"/>
            <w:szCs w:val="28"/>
          </w:rPr>
          <w:t>Как начальник, я хочу иметь возможность перенаправить заявку в другой отдел</w:t>
        </w:r>
      </w:ins>
      <w:ins w:id="157" w:author="Кузнецов Леонид Алексеевич" w:date="2026-04-17T10:46:00Z">
        <w:r>
          <w:rPr>
            <w:rFonts w:cstheme="minorHAnsi"/>
            <w:sz w:val="28"/>
            <w:szCs w:val="28"/>
          </w:rPr>
          <w:t>.</w:t>
        </w:r>
      </w:ins>
    </w:p>
    <w:p w14:paraId="4BC6E824" w14:textId="77777777" w:rsidR="00074D2A" w:rsidRDefault="000E723A">
      <w:pPr>
        <w:pStyle w:val="a0"/>
        <w:numPr>
          <w:ilvl w:val="0"/>
          <w:numId w:val="8"/>
        </w:numPr>
        <w:rPr>
          <w:ins w:id="158" w:author="Кузнецов Леонид Алексеевич" w:date="2026-04-17T10:47:00Z"/>
          <w:rFonts w:cstheme="minorHAnsi"/>
          <w:sz w:val="28"/>
          <w:szCs w:val="28"/>
        </w:rPr>
        <w:pPrChange w:id="159" w:author="Кузнецов Леонид Алексеевич" w:date="2026-04-17T10:33:00Z">
          <w:pPr>
            <w:pStyle w:val="a0"/>
            <w:numPr>
              <w:numId w:val="1"/>
            </w:numPr>
            <w:ind w:hanging="360"/>
          </w:pPr>
        </w:pPrChange>
      </w:pPr>
      <w:ins w:id="160" w:author="Кузнецов Леонид Алексеевич" w:date="2026-04-17T10:46:00Z">
        <w:r>
          <w:rPr>
            <w:rFonts w:cstheme="minorHAnsi"/>
            <w:sz w:val="28"/>
            <w:szCs w:val="28"/>
          </w:rPr>
          <w:t>Как начальник, я хочу иметь возможность назначить на заявку конкретного исполнителя</w:t>
        </w:r>
        <w:r w:rsidRPr="000E723A">
          <w:rPr>
            <w:rFonts w:cstheme="minorHAnsi"/>
            <w:sz w:val="28"/>
            <w:szCs w:val="28"/>
            <w:rPrChange w:id="161" w:author="Кузнецов Леонид Алексеевич" w:date="2026-04-17T10:46:00Z">
              <w:rPr>
                <w:rFonts w:cstheme="minorHAnsi"/>
                <w:sz w:val="28"/>
                <w:szCs w:val="28"/>
                <w:lang w:val="en-US"/>
              </w:rPr>
            </w:rPrChange>
          </w:rPr>
          <w:t>/</w:t>
        </w:r>
        <w:r>
          <w:rPr>
            <w:rFonts w:cstheme="minorHAnsi"/>
            <w:sz w:val="28"/>
            <w:szCs w:val="28"/>
          </w:rPr>
          <w:t>исполнителей</w:t>
        </w:r>
      </w:ins>
      <w:ins w:id="162" w:author="Кузнецов Леонид Алексеевич" w:date="2026-04-17T10:47:00Z">
        <w:r w:rsidR="00074D2A">
          <w:rPr>
            <w:rFonts w:cstheme="minorHAnsi"/>
            <w:sz w:val="28"/>
            <w:szCs w:val="28"/>
          </w:rPr>
          <w:t>.</w:t>
        </w:r>
      </w:ins>
    </w:p>
    <w:p w14:paraId="3B29DAED" w14:textId="77777777" w:rsidR="00074D2A" w:rsidRDefault="00074D2A">
      <w:pPr>
        <w:pStyle w:val="a0"/>
        <w:numPr>
          <w:ilvl w:val="0"/>
          <w:numId w:val="8"/>
        </w:numPr>
        <w:rPr>
          <w:ins w:id="163" w:author="Кузнецов Леонид Алексеевич" w:date="2026-04-17T10:47:00Z"/>
          <w:rFonts w:cstheme="minorHAnsi"/>
          <w:sz w:val="28"/>
          <w:szCs w:val="28"/>
        </w:rPr>
        <w:pPrChange w:id="164" w:author="Кузнецов Леонид Алексеевич" w:date="2026-04-17T10:33:00Z">
          <w:pPr>
            <w:pStyle w:val="a0"/>
            <w:numPr>
              <w:numId w:val="1"/>
            </w:numPr>
            <w:ind w:hanging="360"/>
          </w:pPr>
        </w:pPrChange>
      </w:pPr>
      <w:ins w:id="165" w:author="Кузнецов Леонид Алексеевич" w:date="2026-04-17T10:47:00Z">
        <w:r>
          <w:rPr>
            <w:rFonts w:cstheme="minorHAnsi"/>
            <w:sz w:val="28"/>
            <w:szCs w:val="28"/>
          </w:rPr>
          <w:t>Как начальник, я хочу иметь возможность изменять параметры заявки:</w:t>
        </w:r>
      </w:ins>
    </w:p>
    <w:p w14:paraId="202F67C2" w14:textId="77777777" w:rsidR="00074D2A" w:rsidRDefault="00074D2A">
      <w:pPr>
        <w:pStyle w:val="a0"/>
        <w:numPr>
          <w:ilvl w:val="1"/>
          <w:numId w:val="8"/>
        </w:numPr>
        <w:rPr>
          <w:ins w:id="166" w:author="Кузнецов Леонид Алексеевич" w:date="2026-04-17T10:47:00Z"/>
          <w:rFonts w:cstheme="minorHAnsi"/>
          <w:sz w:val="28"/>
          <w:szCs w:val="28"/>
        </w:rPr>
        <w:pPrChange w:id="167" w:author="Кузнецов Леонид Алексеевич" w:date="2026-04-17T10:47:00Z">
          <w:pPr>
            <w:pStyle w:val="a0"/>
            <w:numPr>
              <w:numId w:val="1"/>
            </w:numPr>
            <w:ind w:hanging="360"/>
          </w:pPr>
        </w:pPrChange>
      </w:pPr>
      <w:ins w:id="168" w:author="Кузнецов Леонид Алексеевич" w:date="2026-04-17T10:47:00Z">
        <w:r>
          <w:rPr>
            <w:rFonts w:cstheme="minorHAnsi"/>
            <w:sz w:val="28"/>
            <w:szCs w:val="28"/>
          </w:rPr>
          <w:t>Категории заявки</w:t>
        </w:r>
      </w:ins>
    </w:p>
    <w:p w14:paraId="75A09FF6" w14:textId="77777777" w:rsidR="00074D2A" w:rsidRDefault="00074D2A">
      <w:pPr>
        <w:pStyle w:val="a0"/>
        <w:numPr>
          <w:ilvl w:val="1"/>
          <w:numId w:val="8"/>
        </w:numPr>
        <w:rPr>
          <w:ins w:id="169" w:author="Кузнецов Леонид Алексеевич" w:date="2026-04-17T10:47:00Z"/>
          <w:rFonts w:cstheme="minorHAnsi"/>
          <w:sz w:val="28"/>
          <w:szCs w:val="28"/>
        </w:rPr>
        <w:pPrChange w:id="170" w:author="Кузнецов Леонид Алексеевич" w:date="2026-04-17T10:47:00Z">
          <w:pPr>
            <w:pStyle w:val="a0"/>
            <w:numPr>
              <w:numId w:val="1"/>
            </w:numPr>
            <w:ind w:hanging="360"/>
          </w:pPr>
        </w:pPrChange>
      </w:pPr>
      <w:ins w:id="171" w:author="Кузнецов Леонид Алексеевич" w:date="2026-04-17T10:47:00Z">
        <w:r>
          <w:rPr>
            <w:rFonts w:cstheme="minorHAnsi"/>
            <w:sz w:val="28"/>
            <w:szCs w:val="28"/>
          </w:rPr>
          <w:t>Приоритет заявки</w:t>
        </w:r>
      </w:ins>
    </w:p>
    <w:p w14:paraId="62452CF0" w14:textId="77777777" w:rsidR="00074D2A" w:rsidRDefault="00074D2A">
      <w:pPr>
        <w:pStyle w:val="a0"/>
        <w:numPr>
          <w:ilvl w:val="1"/>
          <w:numId w:val="8"/>
        </w:numPr>
        <w:rPr>
          <w:ins w:id="172" w:author="Кузнецов Леонид Алексеевич" w:date="2026-04-17T10:47:00Z"/>
          <w:rFonts w:cstheme="minorHAnsi"/>
          <w:sz w:val="28"/>
          <w:szCs w:val="28"/>
        </w:rPr>
        <w:pPrChange w:id="173" w:author="Кузнецов Леонид Алексеевич" w:date="2026-04-17T10:47:00Z">
          <w:pPr>
            <w:pStyle w:val="a0"/>
            <w:numPr>
              <w:numId w:val="1"/>
            </w:numPr>
            <w:ind w:hanging="360"/>
          </w:pPr>
        </w:pPrChange>
      </w:pPr>
      <w:ins w:id="174" w:author="Кузнецов Леонид Алексеевич" w:date="2026-04-17T10:47:00Z">
        <w:r>
          <w:rPr>
            <w:rFonts w:cstheme="minorHAnsi"/>
            <w:sz w:val="28"/>
            <w:szCs w:val="28"/>
          </w:rPr>
          <w:t>Добавлять</w:t>
        </w:r>
        <w:r>
          <w:rPr>
            <w:rFonts w:cstheme="minorHAnsi"/>
            <w:sz w:val="28"/>
            <w:szCs w:val="28"/>
            <w:lang w:val="en-US"/>
          </w:rPr>
          <w:t>/</w:t>
        </w:r>
        <w:r>
          <w:rPr>
            <w:rFonts w:cstheme="minorHAnsi"/>
            <w:sz w:val="28"/>
            <w:szCs w:val="28"/>
          </w:rPr>
          <w:t>изменять сроки выполнения заявки</w:t>
        </w:r>
      </w:ins>
    </w:p>
    <w:p w14:paraId="30E37EB0" w14:textId="77777777" w:rsidR="00074D2A" w:rsidRDefault="00074D2A">
      <w:pPr>
        <w:pStyle w:val="a0"/>
        <w:numPr>
          <w:ilvl w:val="1"/>
          <w:numId w:val="8"/>
        </w:numPr>
        <w:rPr>
          <w:ins w:id="175" w:author="Кузнецов Леонид Алексеевич" w:date="2026-04-17T10:48:00Z"/>
          <w:rFonts w:cstheme="minorHAnsi"/>
          <w:sz w:val="28"/>
          <w:szCs w:val="28"/>
        </w:rPr>
        <w:pPrChange w:id="176" w:author="Кузнецов Леонид Алексеевич" w:date="2026-04-17T10:47:00Z">
          <w:pPr>
            <w:pStyle w:val="a0"/>
            <w:numPr>
              <w:numId w:val="1"/>
            </w:numPr>
            <w:ind w:hanging="360"/>
          </w:pPr>
        </w:pPrChange>
      </w:pPr>
      <w:ins w:id="177" w:author="Кузнецов Леонид Алексеевич" w:date="2026-04-17T10:48:00Z">
        <w:r>
          <w:rPr>
            <w:rFonts w:cstheme="minorHAnsi"/>
            <w:sz w:val="28"/>
            <w:szCs w:val="28"/>
          </w:rPr>
          <w:t xml:space="preserve">Добавлять комментарии к заявке (которые будут видны исполнителю) </w:t>
        </w:r>
      </w:ins>
    </w:p>
    <w:p w14:paraId="7F809AAA" w14:textId="256FED34" w:rsidR="00AA33D7" w:rsidRPr="00F502F3" w:rsidRDefault="00074D2A" w:rsidP="00F502F3">
      <w:pPr>
        <w:pStyle w:val="a0"/>
        <w:numPr>
          <w:ilvl w:val="1"/>
          <w:numId w:val="8"/>
        </w:numPr>
        <w:rPr>
          <w:rFonts w:cstheme="minorHAnsi"/>
          <w:sz w:val="28"/>
          <w:szCs w:val="28"/>
          <w:rPrChange w:id="178" w:author="Кузнецов Леонид Алексеевич" w:date="2026-04-17T12:38:00Z">
            <w:rPr/>
          </w:rPrChange>
        </w:rPr>
        <w:pPrChange w:id="179" w:author="Кузнецов Леонид Алексеевич" w:date="2026-04-17T12:38:00Z">
          <w:pPr>
            <w:pStyle w:val="a0"/>
            <w:numPr>
              <w:numId w:val="1"/>
            </w:numPr>
            <w:ind w:hanging="360"/>
          </w:pPr>
        </w:pPrChange>
      </w:pPr>
      <w:ins w:id="180" w:author="Кузнецов Леонид Алексеевич" w:date="2026-04-17T10:48:00Z">
        <w:r>
          <w:rPr>
            <w:rFonts w:cstheme="minorHAnsi"/>
            <w:sz w:val="28"/>
            <w:szCs w:val="28"/>
          </w:rPr>
          <w:t>Добавлять вложения к заявке</w:t>
        </w:r>
      </w:ins>
      <w:del w:id="181" w:author="Кузнецов Леонид Алексеевич" w:date="2026-04-17T10:33:00Z">
        <w:r w:rsidR="00711A20" w:rsidRPr="00F502F3" w:rsidDel="002A0CFA">
          <w:rPr>
            <w:rFonts w:cstheme="minorHAnsi"/>
            <w:sz w:val="28"/>
            <w:szCs w:val="28"/>
            <w:rPrChange w:id="182" w:author="Кузнецов Леонид Алексеевич" w:date="2026-04-17T12:38:00Z">
              <w:rPr/>
            </w:rPrChange>
          </w:rPr>
          <w:delText xml:space="preserve"> </w:delText>
        </w:r>
      </w:del>
    </w:p>
    <w:p w14:paraId="12FC20CE" w14:textId="10701F23" w:rsidR="00074D2A" w:rsidRDefault="00074D2A">
      <w:pPr>
        <w:pStyle w:val="1"/>
        <w:rPr>
          <w:ins w:id="183" w:author="Кузнецов Леонид Алексеевич" w:date="2026-04-17T10:53:00Z"/>
        </w:rPr>
        <w:pPrChange w:id="184" w:author="Кузнецов Леонид Алексеевич" w:date="2026-04-17T11:06:00Z">
          <w:pPr>
            <w:pStyle w:val="a0"/>
          </w:pPr>
        </w:pPrChange>
      </w:pPr>
      <w:ins w:id="185" w:author="Кузнецов Леонид Алексеевич" w:date="2026-04-17T10:53:00Z">
        <w:r>
          <w:t>Роль: сотрудник 2-ой линии тех. поддержки (</w:t>
        </w:r>
      </w:ins>
      <w:ins w:id="186" w:author="Кузнецов Леонид Алексеевич" w:date="2026-04-17T11:06:00Z">
        <w:r w:rsidR="00784CB4">
          <w:t>Агент</w:t>
        </w:r>
        <w:r w:rsidR="00784CB4" w:rsidRPr="00784CB4">
          <w:rPr>
            <w:rPrChange w:id="187" w:author="Кузнецов Леонид Алексеевич" w:date="2026-04-17T11:06:00Z">
              <w:rPr>
                <w:b/>
                <w:lang w:val="en-US"/>
              </w:rPr>
            </w:rPrChange>
          </w:rPr>
          <w:t>/</w:t>
        </w:r>
        <w:r w:rsidR="00784CB4">
          <w:t>Исполнитель</w:t>
        </w:r>
      </w:ins>
      <w:ins w:id="188" w:author="Кузнецов Леонид Алексеевич" w:date="2026-04-17T10:53:00Z">
        <w:r>
          <w:t xml:space="preserve">) </w:t>
        </w:r>
      </w:ins>
    </w:p>
    <w:p w14:paraId="1D5E90FA" w14:textId="08CD6B41" w:rsidR="00074D2A" w:rsidRPr="00074D2A" w:rsidRDefault="00074D2A">
      <w:pPr>
        <w:pStyle w:val="a0"/>
        <w:numPr>
          <w:ilvl w:val="0"/>
          <w:numId w:val="12"/>
        </w:numPr>
        <w:rPr>
          <w:ins w:id="189" w:author="Кузнецов Леонид Алексеевич" w:date="2026-04-17T10:54:00Z"/>
          <w:sz w:val="28"/>
          <w:szCs w:val="28"/>
          <w:rPrChange w:id="190" w:author="Кузнецов Леонид Алексеевич" w:date="2026-04-17T10:55:00Z">
            <w:rPr>
              <w:ins w:id="191" w:author="Кузнецов Леонид Алексеевич" w:date="2026-04-17T10:54:00Z"/>
            </w:rPr>
          </w:rPrChange>
        </w:rPr>
        <w:pPrChange w:id="192" w:author="Кузнецов Леонид Алексеевич" w:date="2026-04-17T10:55:00Z">
          <w:pPr>
            <w:pStyle w:val="a0"/>
            <w:numPr>
              <w:numId w:val="11"/>
            </w:numPr>
            <w:ind w:left="1080" w:hanging="360"/>
          </w:pPr>
        </w:pPrChange>
      </w:pPr>
      <w:ins w:id="193" w:author="Кузнецов Леонид Алексеевич" w:date="2026-04-17T10:54:00Z">
        <w:r w:rsidRPr="00074D2A">
          <w:rPr>
            <w:rFonts w:cstheme="minorHAnsi"/>
            <w:sz w:val="28"/>
            <w:szCs w:val="28"/>
            <w:rPrChange w:id="194" w:author="Кузнецов Леонид Алексеевич" w:date="2026-04-17T10:55:00Z">
              <w:rPr>
                <w:rFonts w:cstheme="minorHAnsi"/>
              </w:rPr>
            </w:rPrChange>
          </w:rPr>
          <w:t xml:space="preserve">Как </w:t>
        </w:r>
      </w:ins>
      <w:ins w:id="195" w:author="Кузнецов Леонид Алексеевич" w:date="2026-04-17T10:56:00Z">
        <w:r>
          <w:rPr>
            <w:rFonts w:cstheme="minorHAnsi"/>
            <w:sz w:val="28"/>
            <w:szCs w:val="28"/>
          </w:rPr>
          <w:t>исполнитель</w:t>
        </w:r>
      </w:ins>
      <w:ins w:id="196" w:author="Кузнецов Леонид Алексеевич" w:date="2026-04-17T10:54:00Z">
        <w:r w:rsidRPr="00074D2A">
          <w:rPr>
            <w:rFonts w:cstheme="minorHAnsi"/>
            <w:sz w:val="28"/>
            <w:szCs w:val="28"/>
            <w:rPrChange w:id="197" w:author="Кузнецов Леонид Алексеевич" w:date="2026-04-17T10:55:00Z">
              <w:rPr>
                <w:rFonts w:cstheme="minorHAnsi"/>
              </w:rPr>
            </w:rPrChange>
          </w:rPr>
          <w:t xml:space="preserve">, я хочу иметь право добавлять комментарии к заявке </w:t>
        </w:r>
        <w:r>
          <w:rPr>
            <w:sz w:val="28"/>
            <w:szCs w:val="28"/>
          </w:rPr>
          <w:t>(например, какие ресурсы</w:t>
        </w:r>
        <w:r w:rsidRPr="00074D2A">
          <w:rPr>
            <w:sz w:val="28"/>
            <w:szCs w:val="28"/>
            <w:rPrChange w:id="198" w:author="Кузнецов Леонид Алексеевич" w:date="2026-04-17T10:55:00Z">
              <w:rPr/>
            </w:rPrChange>
          </w:rPr>
          <w:t xml:space="preserve"> потребуются для выполнения задачи или что было сделано в рамках заявки) </w:t>
        </w:r>
      </w:ins>
    </w:p>
    <w:p w14:paraId="153EBBEB" w14:textId="0B202338" w:rsidR="00074D2A" w:rsidRDefault="00074D2A">
      <w:pPr>
        <w:pStyle w:val="a0"/>
        <w:numPr>
          <w:ilvl w:val="0"/>
          <w:numId w:val="10"/>
        </w:numPr>
        <w:rPr>
          <w:ins w:id="199" w:author="Кузнецов Леонид Алексеевич" w:date="2026-04-17T11:03:00Z"/>
          <w:rFonts w:cstheme="minorHAnsi"/>
          <w:sz w:val="28"/>
          <w:szCs w:val="28"/>
        </w:rPr>
        <w:pPrChange w:id="200" w:author="Кузнецов Леонид Алексеевич" w:date="2026-04-17T10:54:00Z">
          <w:pPr>
            <w:pStyle w:val="a0"/>
          </w:pPr>
        </w:pPrChange>
      </w:pPr>
      <w:ins w:id="201" w:author="Кузнецов Леонид Алексеевич" w:date="2026-04-17T10:56:00Z">
        <w:r>
          <w:rPr>
            <w:rFonts w:cstheme="minorHAnsi"/>
            <w:sz w:val="28"/>
            <w:szCs w:val="28"/>
          </w:rPr>
          <w:t>Как исполнитель, я хочу иметь</w:t>
        </w:r>
      </w:ins>
      <w:ins w:id="202" w:author="Кузнецов Леонид Алексеевич" w:date="2026-04-17T11:08:00Z">
        <w:r w:rsidR="00E740F1">
          <w:rPr>
            <w:rFonts w:cstheme="minorHAnsi"/>
            <w:sz w:val="28"/>
            <w:szCs w:val="28"/>
          </w:rPr>
          <w:t xml:space="preserve"> возможность</w:t>
        </w:r>
      </w:ins>
      <w:ins w:id="203" w:author="Кузнецов Леонид Алексеевич" w:date="2026-04-17T10:56:00Z">
        <w:r>
          <w:rPr>
            <w:rFonts w:cstheme="minorHAnsi"/>
            <w:sz w:val="28"/>
            <w:szCs w:val="28"/>
          </w:rPr>
          <w:t xml:space="preserve"> переназначать имеющиеся у меня заявки на другого исполнителя.</w:t>
        </w:r>
      </w:ins>
    </w:p>
    <w:p w14:paraId="0503BE9B" w14:textId="38674394" w:rsidR="00784CB4" w:rsidRDefault="00784CB4">
      <w:pPr>
        <w:pStyle w:val="a0"/>
        <w:numPr>
          <w:ilvl w:val="0"/>
          <w:numId w:val="10"/>
        </w:numPr>
        <w:rPr>
          <w:ins w:id="204" w:author="Кузнецов Леонид Алексеевич" w:date="2026-04-17T11:07:00Z"/>
          <w:rFonts w:cstheme="minorHAnsi"/>
          <w:sz w:val="28"/>
          <w:szCs w:val="28"/>
        </w:rPr>
        <w:pPrChange w:id="205" w:author="Кузнецов Леонид Алексеевич" w:date="2026-04-17T10:54:00Z">
          <w:pPr>
            <w:pStyle w:val="a0"/>
          </w:pPr>
        </w:pPrChange>
      </w:pPr>
      <w:ins w:id="206" w:author="Кузнецов Леонид Алексеевич" w:date="2026-04-17T11:03:00Z">
        <w:r>
          <w:rPr>
            <w:rFonts w:cstheme="minorHAnsi"/>
            <w:sz w:val="28"/>
            <w:szCs w:val="28"/>
          </w:rPr>
          <w:lastRenderedPageBreak/>
          <w:t>Как исполнитель, я хочу вести общение напрямую с заявителем через чат, чтобы было средство связи при возникновении вопросов с моей стороны</w:t>
        </w:r>
      </w:ins>
      <w:ins w:id="207" w:author="Кузнецов Леонид Алексеевич" w:date="2026-04-17T11:04:00Z">
        <w:r>
          <w:rPr>
            <w:rFonts w:cstheme="minorHAnsi"/>
            <w:sz w:val="28"/>
            <w:szCs w:val="28"/>
          </w:rPr>
          <w:t xml:space="preserve">, или при возникновении дополнений со стороны заявителя. </w:t>
        </w:r>
      </w:ins>
    </w:p>
    <w:p w14:paraId="6C9851A4" w14:textId="49ECAB46" w:rsidR="00784CB4" w:rsidRDefault="00784CB4">
      <w:pPr>
        <w:pStyle w:val="a0"/>
        <w:numPr>
          <w:ilvl w:val="0"/>
          <w:numId w:val="10"/>
        </w:numPr>
        <w:rPr>
          <w:ins w:id="208" w:author="Кузнецов Леонид Алексеевич" w:date="2026-04-17T11:06:00Z"/>
          <w:rFonts w:cstheme="minorHAnsi"/>
          <w:sz w:val="28"/>
          <w:szCs w:val="28"/>
        </w:rPr>
        <w:pPrChange w:id="209" w:author="Кузнецов Леонид Алексеевич" w:date="2026-04-17T10:54:00Z">
          <w:pPr>
            <w:pStyle w:val="a0"/>
          </w:pPr>
        </w:pPrChange>
      </w:pPr>
      <w:ins w:id="210" w:author="Кузнецов Леонид Алексеевич" w:date="2026-04-17T11:07:00Z">
        <w:r>
          <w:rPr>
            <w:rFonts w:cstheme="minorHAnsi"/>
            <w:sz w:val="28"/>
            <w:szCs w:val="28"/>
          </w:rPr>
          <w:t>Как исполнитель, я хочу иметь возможность заносить статьи в базу знаний</w:t>
        </w:r>
        <w:r w:rsidR="00E740F1">
          <w:rPr>
            <w:rFonts w:cstheme="minorHAnsi"/>
            <w:sz w:val="28"/>
            <w:szCs w:val="28"/>
          </w:rPr>
          <w:t xml:space="preserve"> как для пользователя (при возникновении незначительных проблем или для предоставления какой-либо инструкции</w:t>
        </w:r>
      </w:ins>
      <w:ins w:id="211" w:author="Кузнецов Леонид Алексеевич" w:date="2026-04-17T11:08:00Z">
        <w:r w:rsidR="00E740F1">
          <w:rPr>
            <w:rFonts w:cstheme="minorHAnsi"/>
            <w:sz w:val="28"/>
            <w:szCs w:val="28"/>
          </w:rPr>
          <w:t>), так и для других исполнителей (инструкции).</w:t>
        </w:r>
      </w:ins>
    </w:p>
    <w:p w14:paraId="6B860AE7" w14:textId="6A5358B0" w:rsidR="00784CB4" w:rsidRPr="00784CB4" w:rsidRDefault="00784CB4">
      <w:pPr>
        <w:pStyle w:val="1"/>
        <w:rPr>
          <w:rPrChange w:id="212" w:author="Кузнецов Леонид Алексеевич" w:date="2026-04-17T11:06:00Z">
            <w:rPr/>
          </w:rPrChange>
        </w:rPr>
        <w:pPrChange w:id="213" w:author="Кузнецов Леонид Алексеевич" w:date="2026-04-17T11:06:00Z">
          <w:pPr>
            <w:pStyle w:val="a0"/>
          </w:pPr>
        </w:pPrChange>
      </w:pPr>
      <w:ins w:id="214" w:author="Кузнецов Леонид Алексеевич" w:date="2026-04-17T11:06:00Z">
        <w:r>
          <w:t>Роль: администратор системы</w:t>
        </w:r>
      </w:ins>
    </w:p>
    <w:p w14:paraId="23229ECD" w14:textId="77777777" w:rsidR="00AA33D7" w:rsidRPr="006B32B3" w:rsidRDefault="00AA33D7" w:rsidP="00AA33D7">
      <w:pPr>
        <w:pStyle w:val="a0"/>
        <w:numPr>
          <w:ilvl w:val="0"/>
          <w:numId w:val="6"/>
        </w:numPr>
        <w:rPr>
          <w:rFonts w:cstheme="minorHAnsi"/>
          <w:sz w:val="28"/>
          <w:szCs w:val="28"/>
        </w:rPr>
      </w:pPr>
      <w:r w:rsidRPr="006B32B3">
        <w:rPr>
          <w:rFonts w:cstheme="minorHAnsi"/>
          <w:sz w:val="28"/>
          <w:szCs w:val="28"/>
        </w:rPr>
        <w:t>Аналитика: как администратор, я хочу видеть отчет по количеству, статусу заявок по всем агентам отдельно и вместе взятым, чтобы иметь представление о эффективности команды поддержки.</w:t>
      </w:r>
    </w:p>
    <w:p w14:paraId="0232E7C2" w14:textId="77777777" w:rsidR="00B46D7D" w:rsidRDefault="00B46D7D" w:rsidP="00AA33D7">
      <w:pPr>
        <w:pStyle w:val="a0"/>
        <w:numPr>
          <w:ilvl w:val="0"/>
          <w:numId w:val="6"/>
        </w:numPr>
        <w:rPr>
          <w:rFonts w:cstheme="minorHAnsi"/>
          <w:sz w:val="28"/>
          <w:szCs w:val="28"/>
        </w:rPr>
      </w:pPr>
      <w:r w:rsidRPr="006B32B3">
        <w:rPr>
          <w:rFonts w:cstheme="minorHAnsi"/>
          <w:sz w:val="28"/>
          <w:szCs w:val="28"/>
        </w:rPr>
        <w:t>Управление пользователями: как администратор, я хочу создавать, блокировать, удалять и изменять роли пользователей, чтобы контролировать доступ</w:t>
      </w:r>
    </w:p>
    <w:p w14:paraId="75F1A350" w14:textId="77777777" w:rsidR="00AA2785" w:rsidRPr="006B32B3" w:rsidRDefault="00AA2785" w:rsidP="00AA33D7">
      <w:pPr>
        <w:pStyle w:val="a0"/>
        <w:numPr>
          <w:ilvl w:val="0"/>
          <w:numId w:val="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Управление базой знаний: как администратор, я хочу иметь возможность редактировать базу знаний, чтобы снизить нагрузку на исполнителей.</w:t>
      </w:r>
    </w:p>
    <w:p w14:paraId="521329DA" w14:textId="77777777" w:rsidR="00B46D7D" w:rsidRPr="006B32B3" w:rsidRDefault="00B46D7D" w:rsidP="00AA33D7">
      <w:pPr>
        <w:pStyle w:val="a0"/>
        <w:numPr>
          <w:ilvl w:val="0"/>
          <w:numId w:val="6"/>
        </w:numPr>
        <w:rPr>
          <w:rFonts w:cstheme="minorHAnsi"/>
          <w:sz w:val="28"/>
          <w:szCs w:val="28"/>
        </w:rPr>
      </w:pPr>
      <w:r w:rsidRPr="006B32B3">
        <w:rPr>
          <w:rFonts w:cstheme="minorHAnsi"/>
          <w:sz w:val="28"/>
          <w:szCs w:val="28"/>
        </w:rPr>
        <w:t xml:space="preserve">Экспорт данных: как администратор, я хочу иметь возможность экспортировать отчеты по всем заявкам за период в формате </w:t>
      </w:r>
      <w:r w:rsidRPr="006B32B3">
        <w:rPr>
          <w:rFonts w:cstheme="minorHAnsi"/>
          <w:sz w:val="28"/>
          <w:szCs w:val="28"/>
          <w:lang w:val="en-US"/>
        </w:rPr>
        <w:t>Excel</w:t>
      </w:r>
      <w:r w:rsidRPr="006B32B3">
        <w:rPr>
          <w:rFonts w:cstheme="minorHAnsi"/>
          <w:sz w:val="28"/>
          <w:szCs w:val="28"/>
        </w:rPr>
        <w:t>/</w:t>
      </w:r>
      <w:r w:rsidRPr="006B32B3">
        <w:rPr>
          <w:rFonts w:cstheme="minorHAnsi"/>
          <w:sz w:val="28"/>
          <w:szCs w:val="28"/>
          <w:lang w:val="en-US"/>
        </w:rPr>
        <w:t>CSV</w:t>
      </w:r>
      <w:r w:rsidRPr="006B32B3">
        <w:rPr>
          <w:rFonts w:cstheme="minorHAnsi"/>
          <w:sz w:val="28"/>
          <w:szCs w:val="28"/>
        </w:rPr>
        <w:t>, чтобы проводить дальнейший анализ.</w:t>
      </w:r>
    </w:p>
    <w:p w14:paraId="44396F6E" w14:textId="77777777" w:rsidR="00B46D7D" w:rsidRPr="006B32B3" w:rsidRDefault="00B46D7D" w:rsidP="00AA33D7">
      <w:pPr>
        <w:pStyle w:val="a0"/>
        <w:numPr>
          <w:ilvl w:val="0"/>
          <w:numId w:val="6"/>
        </w:numPr>
        <w:rPr>
          <w:rFonts w:cstheme="minorHAnsi"/>
          <w:sz w:val="28"/>
          <w:szCs w:val="28"/>
        </w:rPr>
      </w:pPr>
      <w:r w:rsidRPr="006B32B3">
        <w:rPr>
          <w:rFonts w:cstheme="minorHAnsi"/>
          <w:sz w:val="28"/>
          <w:szCs w:val="28"/>
        </w:rPr>
        <w:t>Редактирование: как администратор, я хочу иметь возможность редактировать шаблоны писем, которые уходят пользователям, чтобы они соответствовали нашему предприятию</w:t>
      </w:r>
    </w:p>
    <w:p w14:paraId="6A74A3A1" w14:textId="098F1308" w:rsidR="00B46D7D" w:rsidRPr="006B32B3" w:rsidRDefault="00B46D7D" w:rsidP="00AA33D7">
      <w:pPr>
        <w:pStyle w:val="a0"/>
        <w:numPr>
          <w:ilvl w:val="0"/>
          <w:numId w:val="6"/>
        </w:numPr>
        <w:rPr>
          <w:rFonts w:cstheme="minorHAnsi"/>
          <w:sz w:val="28"/>
          <w:szCs w:val="28"/>
        </w:rPr>
      </w:pPr>
      <w:r w:rsidRPr="006B32B3">
        <w:rPr>
          <w:rFonts w:cstheme="minorHAnsi"/>
          <w:sz w:val="28"/>
          <w:szCs w:val="28"/>
        </w:rPr>
        <w:t>Логгирование: как администратор, я хочу иметь возможность просматривать лог изменений каждой заявки (кто, когда и что менял), чтобы разрешать спорные ситуации</w:t>
      </w:r>
      <w:ins w:id="215" w:author="Кузнецов Леонид Алексеевич" w:date="2026-03-23T10:51:00Z">
        <w:r w:rsidR="00471EF8">
          <w:rPr>
            <w:rFonts w:cstheme="minorHAnsi"/>
            <w:sz w:val="28"/>
            <w:szCs w:val="28"/>
          </w:rPr>
          <w:t xml:space="preserve"> + версионирование документа «заявка»</w:t>
        </w:r>
      </w:ins>
    </w:p>
    <w:p w14:paraId="17B63B12" w14:textId="77777777" w:rsidR="00AA33D7" w:rsidDel="00E740F1" w:rsidRDefault="00AA33D7" w:rsidP="00AA33D7">
      <w:pPr>
        <w:pStyle w:val="a0"/>
        <w:numPr>
          <w:ilvl w:val="0"/>
          <w:numId w:val="6"/>
        </w:numPr>
        <w:rPr>
          <w:del w:id="216" w:author="Кузнецов Леонид Алексеевич" w:date="2026-04-17T11:11:00Z"/>
          <w:rFonts w:cstheme="minorHAnsi"/>
          <w:sz w:val="28"/>
          <w:szCs w:val="28"/>
        </w:rPr>
      </w:pPr>
      <w:r w:rsidRPr="006B32B3">
        <w:rPr>
          <w:rFonts w:cstheme="minorHAnsi"/>
          <w:sz w:val="28"/>
          <w:szCs w:val="28"/>
        </w:rPr>
        <w:t>Справочники: как администратор, я хочу управлять списком категорий и приоритетов, чтобы адаптировать систему под нужды предприятия.</w:t>
      </w:r>
    </w:p>
    <w:p w14:paraId="4504E460" w14:textId="77777777" w:rsidR="00EA475A" w:rsidRPr="00E740F1" w:rsidDel="00E740F1" w:rsidRDefault="00EA475A">
      <w:pPr>
        <w:pStyle w:val="a0"/>
        <w:numPr>
          <w:ilvl w:val="0"/>
          <w:numId w:val="6"/>
        </w:numPr>
        <w:rPr>
          <w:del w:id="217" w:author="Кузнецов Леонид Алексеевич" w:date="2026-04-17T11:11:00Z"/>
          <w:rFonts w:cstheme="minorHAnsi"/>
          <w:sz w:val="28"/>
          <w:szCs w:val="28"/>
          <w:rPrChange w:id="218" w:author="Кузнецов Леонид Алексеевич" w:date="2026-04-17T11:11:00Z">
            <w:rPr>
              <w:del w:id="219" w:author="Кузнецов Леонид Алексеевич" w:date="2026-04-17T11:11:00Z"/>
            </w:rPr>
          </w:rPrChange>
        </w:rPr>
        <w:pPrChange w:id="220" w:author="Кузнецов Леонид Алексеевич" w:date="2026-04-17T11:11:00Z">
          <w:pPr>
            <w:pStyle w:val="a0"/>
          </w:pPr>
        </w:pPrChange>
      </w:pPr>
    </w:p>
    <w:p w14:paraId="67BA119C" w14:textId="295A3D0B" w:rsidR="00B46D7D" w:rsidRPr="00E740F1" w:rsidDel="00E740F1" w:rsidRDefault="00B46D7D">
      <w:pPr>
        <w:pStyle w:val="a0"/>
        <w:rPr>
          <w:del w:id="221" w:author="Кузнецов Леонид Алексеевич" w:date="2026-04-17T11:11:00Z"/>
        </w:rPr>
        <w:pPrChange w:id="222" w:author="Кузнецов Леонид Алексеевич" w:date="2026-04-17T11:11:00Z">
          <w:pPr>
            <w:pStyle w:val="a0"/>
            <w:numPr>
              <w:numId w:val="1"/>
            </w:numPr>
            <w:ind w:hanging="360"/>
          </w:pPr>
        </w:pPrChange>
      </w:pPr>
      <w:del w:id="223" w:author="Кузнецов Леонид Алексеевич" w:date="2026-04-17T11:11:00Z">
        <w:r w:rsidRPr="00E740F1" w:rsidDel="00E740F1">
          <w:delText>Роль: система</w:delText>
        </w:r>
      </w:del>
    </w:p>
    <w:p w14:paraId="68428C99" w14:textId="05E4A83D" w:rsidR="00EA475A" w:rsidRPr="006B32B3" w:rsidDel="00E740F1" w:rsidRDefault="00EA475A">
      <w:pPr>
        <w:pStyle w:val="a0"/>
        <w:rPr>
          <w:del w:id="224" w:author="Кузнецов Леонид Алексеевич" w:date="2026-04-17T11:11:00Z"/>
        </w:rPr>
      </w:pPr>
    </w:p>
    <w:p w14:paraId="5C18BE3E" w14:textId="7A79CBC5" w:rsidR="00B46D7D" w:rsidRPr="006B32B3" w:rsidDel="00E740F1" w:rsidRDefault="00B46D7D">
      <w:pPr>
        <w:pStyle w:val="a0"/>
        <w:rPr>
          <w:del w:id="225" w:author="Кузнецов Леонид Алексеевич" w:date="2026-04-17T11:11:00Z"/>
        </w:rPr>
        <w:pPrChange w:id="226" w:author="Кузнецов Леонид Алексеевич" w:date="2026-04-17T11:11:00Z">
          <w:pPr>
            <w:pStyle w:val="a0"/>
            <w:numPr>
              <w:numId w:val="7"/>
            </w:numPr>
            <w:ind w:hanging="360"/>
          </w:pPr>
        </w:pPrChange>
      </w:pPr>
      <w:del w:id="227" w:author="Кузнецов Леонид Алексеевич" w:date="2026-04-17T11:11:00Z">
        <w:r w:rsidRPr="006B32B3" w:rsidDel="00E740F1">
          <w:delText>Контроль дедлайнов: как система, я хочу подсвечивать цветом заявки, по которым истек дедлайн, чтобы уведомлять об этом руководителями.</w:delText>
        </w:r>
      </w:del>
    </w:p>
    <w:p w14:paraId="3C47499C" w14:textId="124B53E0" w:rsidR="00B46D7D" w:rsidRPr="006B32B3" w:rsidDel="00E740F1" w:rsidRDefault="00B46D7D">
      <w:pPr>
        <w:pStyle w:val="a0"/>
        <w:rPr>
          <w:del w:id="228" w:author="Кузнецов Леонид Алексеевич" w:date="2026-04-17T11:11:00Z"/>
        </w:rPr>
        <w:pPrChange w:id="229" w:author="Кузнецов Леонид Алексеевич" w:date="2026-04-17T11:11:00Z">
          <w:pPr>
            <w:pStyle w:val="a0"/>
            <w:numPr>
              <w:numId w:val="7"/>
            </w:numPr>
            <w:ind w:hanging="360"/>
          </w:pPr>
        </w:pPrChange>
      </w:pPr>
      <w:del w:id="230" w:author="Кузнецов Леонид Алексеевич" w:date="2026-04-17T11:11:00Z">
        <w:r w:rsidRPr="006B32B3" w:rsidDel="00E740F1">
          <w:delText>Интеграция с доменом: как система, я хочу иметь возможность автоматически авторизовать пользователей на основе их корпоративной учетной записи, чтобы они имели возможность удобно зайти в систему и сразу отправить заявку, не набирая данные для входа</w:delText>
        </w:r>
      </w:del>
    </w:p>
    <w:p w14:paraId="15DFAD88" w14:textId="6ACC54A0" w:rsidR="00B46D7D" w:rsidDel="00E740F1" w:rsidRDefault="006B32B3">
      <w:pPr>
        <w:pStyle w:val="a0"/>
        <w:rPr>
          <w:del w:id="231" w:author="Кузнецов Леонид Алексеевич" w:date="2026-04-17T11:11:00Z"/>
        </w:rPr>
        <w:pPrChange w:id="232" w:author="Кузнецов Леонид Алексеевич" w:date="2026-04-17T11:11:00Z">
          <w:pPr>
            <w:pStyle w:val="a0"/>
            <w:numPr>
              <w:numId w:val="7"/>
            </w:numPr>
            <w:ind w:hanging="360"/>
          </w:pPr>
        </w:pPrChange>
      </w:pPr>
      <w:del w:id="233" w:author="Кузнецов Леонид Алексеевич" w:date="2026-04-17T11:11:00Z">
        <w:r w:rsidRPr="006B32B3" w:rsidDel="00E740F1">
          <w:delText>Связь с почтой: как система, я хочу автоматически отправлять пользователю на почту уведомления о изменении статусе заявки или о новых комментариях со стороны исполнителей.</w:delText>
        </w:r>
      </w:del>
    </w:p>
    <w:p w14:paraId="4110F54D" w14:textId="5324E4B6" w:rsidR="006F029D" w:rsidDel="00E740F1" w:rsidRDefault="006F029D">
      <w:pPr>
        <w:pStyle w:val="a0"/>
        <w:rPr>
          <w:ins w:id="234" w:author="Симаков Виктор Андреевич" w:date="2026-03-23T08:38:00Z"/>
          <w:del w:id="235" w:author="Кузнецов Леонид Алексеевич" w:date="2026-04-17T11:11:00Z"/>
        </w:rPr>
        <w:pPrChange w:id="236" w:author="Кузнецов Леонид Алексеевич" w:date="2026-04-17T11:11:00Z">
          <w:pPr>
            <w:pStyle w:val="a0"/>
            <w:numPr>
              <w:numId w:val="7"/>
            </w:numPr>
            <w:ind w:hanging="360"/>
          </w:pPr>
        </w:pPrChange>
      </w:pPr>
      <w:ins w:id="237" w:author="Симаков Виктор Андреевич" w:date="2026-03-23T08:38:00Z">
        <w:del w:id="238" w:author="Кузнецов Леонид Алексеевич" w:date="2026-04-17T11:11:00Z">
          <w:r w:rsidDel="00E740F1">
            <w:delText>Авто распределение заявок, на основании выбранных параметров в заявке и свободного времени у исполнителей</w:delText>
          </w:r>
        </w:del>
      </w:ins>
    </w:p>
    <w:p w14:paraId="429F5BF8" w14:textId="0D4AF3F2" w:rsidR="006F029D" w:rsidRPr="006B32B3" w:rsidDel="008B0495" w:rsidRDefault="006F029D">
      <w:pPr>
        <w:pStyle w:val="a0"/>
        <w:rPr>
          <w:del w:id="239" w:author="Кузнецов Леонид Алексеевич" w:date="2026-03-24T07:59:00Z"/>
        </w:rPr>
        <w:pPrChange w:id="240" w:author="Кузнецов Леонид Алексеевич" w:date="2026-04-17T11:11:00Z">
          <w:pPr>
            <w:pStyle w:val="a0"/>
            <w:numPr>
              <w:numId w:val="7"/>
            </w:numPr>
            <w:ind w:hanging="360"/>
          </w:pPr>
        </w:pPrChange>
      </w:pPr>
      <w:del w:id="241" w:author="Кузнецов Леонид Алексеевич" w:date="2026-04-17T11:11:00Z">
        <w:r w:rsidDel="00E740F1">
          <w:delText>Справочник компетенций исполнителей для автоматического распределения задач</w:delText>
        </w:r>
      </w:del>
    </w:p>
    <w:p w14:paraId="7698207E" w14:textId="77777777" w:rsidR="006F029D" w:rsidRPr="008B0495" w:rsidRDefault="006F029D">
      <w:pPr>
        <w:pStyle w:val="a0"/>
        <w:numPr>
          <w:ilvl w:val="0"/>
          <w:numId w:val="6"/>
        </w:numPr>
        <w:pPrChange w:id="242" w:author="Кузнецов Леонид Алексеевич" w:date="2026-04-17T11:11:00Z">
          <w:pPr>
            <w:pStyle w:val="a0"/>
            <w:numPr>
              <w:numId w:val="7"/>
            </w:numPr>
            <w:ind w:hanging="360"/>
          </w:pPr>
        </w:pPrChange>
      </w:pPr>
    </w:p>
    <w:sectPr w:rsidR="006F029D" w:rsidRPr="008B04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05" w:author="Симаков Виктор Андреевич" w:date="2026-03-23T08:32:00Z" w:initials="СВА">
    <w:p w14:paraId="785110D0" w14:textId="77777777" w:rsidR="00726115" w:rsidRDefault="00726115">
      <w:pPr>
        <w:pStyle w:val="a5"/>
      </w:pPr>
      <w:r>
        <w:rPr>
          <w:rStyle w:val="a4"/>
        </w:rPr>
        <w:annotationRef/>
      </w:r>
      <w:r>
        <w:t>Назначение и переназначение рядовым исполнителем?</w:t>
      </w:r>
    </w:p>
  </w:comment>
  <w:comment w:id="110" w:author="Симаков Виктор Андреевич" w:date="2026-03-23T08:33:00Z" w:initials="СВА">
    <w:p w14:paraId="58FEF791" w14:textId="77777777" w:rsidR="00726115" w:rsidRDefault="00726115">
      <w:pPr>
        <w:pStyle w:val="a5"/>
      </w:pPr>
      <w:r>
        <w:rPr>
          <w:rStyle w:val="a4"/>
        </w:rPr>
        <w:annotationRef/>
      </w:r>
      <w:r>
        <w:t>Смена статуса заявки руками не допускается. Лучше завязать на события по заявке</w:t>
      </w:r>
    </w:p>
  </w:comment>
  <w:comment w:id="124" w:author="Симаков Виктор Андреевич" w:date="2026-03-23T08:34:00Z" w:initials="СВА">
    <w:p w14:paraId="486C6731" w14:textId="77777777" w:rsidR="00726115" w:rsidRDefault="00726115">
      <w:pPr>
        <w:pStyle w:val="a5"/>
      </w:pPr>
      <w:r>
        <w:rPr>
          <w:rStyle w:val="a4"/>
        </w:rPr>
        <w:annotationRef/>
      </w:r>
      <w:r>
        <w:t>Наличие базы знаний</w:t>
      </w:r>
    </w:p>
  </w:comment>
  <w:comment w:id="128" w:author="Симаков Виктор Андреевич" w:date="2026-03-23T08:34:00Z" w:initials="СВА">
    <w:p w14:paraId="01BFA3C3" w14:textId="77777777" w:rsidR="00726115" w:rsidRDefault="00726115">
      <w:pPr>
        <w:pStyle w:val="a5"/>
      </w:pPr>
      <w:r>
        <w:rPr>
          <w:rStyle w:val="a4"/>
        </w:rPr>
        <w:annotationRef/>
      </w:r>
      <w:r>
        <w:t>Исполнитель не может изменять параметры заявки…</w:t>
      </w:r>
    </w:p>
  </w:comment>
  <w:comment w:id="129" w:author="Кузнецов Леонид Алексеевич" w:date="2026-03-24T07:53:00Z" w:initials="КЛА">
    <w:p w14:paraId="3C1FE596" w14:textId="2E2946F9" w:rsidR="008B0495" w:rsidRDefault="008B0495">
      <w:pPr>
        <w:pStyle w:val="a5"/>
      </w:pPr>
      <w:r>
        <w:rPr>
          <w:rStyle w:val="a4"/>
        </w:rPr>
        <w:annotationRef/>
      </w:r>
      <w:r>
        <w:t xml:space="preserve">А что мы тогда можем сделать в случае, если пользователь неправильно определили категорию или приоритет заявки?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85110D0" w15:done="0"/>
  <w15:commentEx w15:paraId="58FEF791" w15:done="0"/>
  <w15:commentEx w15:paraId="486C6731" w15:done="0"/>
  <w15:commentEx w15:paraId="01BFA3C3" w15:done="0"/>
  <w15:commentEx w15:paraId="3C1FE596" w15:paraIdParent="01BFA3C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63D81"/>
    <w:multiLevelType w:val="hybridMultilevel"/>
    <w:tmpl w:val="6AC8E5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20A4B"/>
    <w:multiLevelType w:val="hybridMultilevel"/>
    <w:tmpl w:val="392253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B5000"/>
    <w:multiLevelType w:val="hybridMultilevel"/>
    <w:tmpl w:val="ABD23D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BB1B81"/>
    <w:multiLevelType w:val="hybridMultilevel"/>
    <w:tmpl w:val="A80EB73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D135D4"/>
    <w:multiLevelType w:val="hybridMultilevel"/>
    <w:tmpl w:val="9188B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796C45"/>
    <w:multiLevelType w:val="hybridMultilevel"/>
    <w:tmpl w:val="DFFECDB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0A662F"/>
    <w:multiLevelType w:val="hybridMultilevel"/>
    <w:tmpl w:val="C00AD7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2A325B1"/>
    <w:multiLevelType w:val="hybridMultilevel"/>
    <w:tmpl w:val="79900E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D64C4B"/>
    <w:multiLevelType w:val="hybridMultilevel"/>
    <w:tmpl w:val="535680B4"/>
    <w:lvl w:ilvl="0" w:tplc="A484CBE2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3A43"/>
    <w:multiLevelType w:val="hybridMultilevel"/>
    <w:tmpl w:val="D63421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A15311"/>
    <w:multiLevelType w:val="hybridMultilevel"/>
    <w:tmpl w:val="15384E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0681D03"/>
    <w:multiLevelType w:val="hybridMultilevel"/>
    <w:tmpl w:val="E474C7E2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10"/>
  </w:num>
  <w:num w:numId="5">
    <w:abstractNumId w:val="0"/>
  </w:num>
  <w:num w:numId="6">
    <w:abstractNumId w:val="9"/>
  </w:num>
  <w:num w:numId="7">
    <w:abstractNumId w:val="1"/>
  </w:num>
  <w:num w:numId="8">
    <w:abstractNumId w:val="11"/>
  </w:num>
  <w:num w:numId="9">
    <w:abstractNumId w:val="3"/>
  </w:num>
  <w:num w:numId="10">
    <w:abstractNumId w:val="4"/>
  </w:num>
  <w:num w:numId="11">
    <w:abstractNumId w:val="5"/>
  </w:num>
  <w:num w:numId="12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Кузнецов Леонид Алексеевич">
    <w15:presenceInfo w15:providerId="AD" w15:userId="S-1-5-21-1018797718-3900795444-3155376593-12875"/>
  </w15:person>
  <w15:person w15:author="Симаков Виктор Андреевич">
    <w15:presenceInfo w15:providerId="None" w15:userId="Симаков Виктор Андрееви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A20"/>
    <w:rsid w:val="00074D2A"/>
    <w:rsid w:val="000E723A"/>
    <w:rsid w:val="002A0CFA"/>
    <w:rsid w:val="003F1AB0"/>
    <w:rsid w:val="003F42B0"/>
    <w:rsid w:val="00471EF8"/>
    <w:rsid w:val="00476BE5"/>
    <w:rsid w:val="004C4E16"/>
    <w:rsid w:val="005756BC"/>
    <w:rsid w:val="005C6664"/>
    <w:rsid w:val="00607F00"/>
    <w:rsid w:val="006B32B3"/>
    <w:rsid w:val="006F029D"/>
    <w:rsid w:val="00711A20"/>
    <w:rsid w:val="00726115"/>
    <w:rsid w:val="00784CB4"/>
    <w:rsid w:val="008B0495"/>
    <w:rsid w:val="00916FA6"/>
    <w:rsid w:val="009D0F07"/>
    <w:rsid w:val="00AA2785"/>
    <w:rsid w:val="00AA33D7"/>
    <w:rsid w:val="00B46D7D"/>
    <w:rsid w:val="00C87391"/>
    <w:rsid w:val="00E740F1"/>
    <w:rsid w:val="00EA475A"/>
    <w:rsid w:val="00F164F8"/>
    <w:rsid w:val="00F502F3"/>
    <w:rsid w:val="00FD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43960"/>
  <w15:chartTrackingRefBased/>
  <w15:docId w15:val="{AF0D7891-2332-465E-8B99-72B878790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0"/>
    <w:next w:val="a"/>
    <w:link w:val="10"/>
    <w:uiPriority w:val="9"/>
    <w:qFormat/>
    <w:rsid w:val="00784CB4"/>
    <w:pPr>
      <w:numPr>
        <w:numId w:val="1"/>
      </w:numPr>
      <w:outlineLvl w:val="0"/>
    </w:pPr>
    <w:rPr>
      <w:rFonts w:cstheme="minorHAnsi"/>
      <w:b/>
      <w:sz w:val="32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711A20"/>
    <w:pPr>
      <w:ind w:left="720"/>
      <w:contextualSpacing/>
    </w:pPr>
  </w:style>
  <w:style w:type="character" w:styleId="a4">
    <w:name w:val="annotation reference"/>
    <w:basedOn w:val="a1"/>
    <w:uiPriority w:val="99"/>
    <w:semiHidden/>
    <w:unhideWhenUsed/>
    <w:rsid w:val="004C4E16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4C4E16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1"/>
    <w:link w:val="a5"/>
    <w:uiPriority w:val="99"/>
    <w:semiHidden/>
    <w:rsid w:val="004C4E16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4C4E16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4C4E16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4C4E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1"/>
    <w:link w:val="a9"/>
    <w:uiPriority w:val="99"/>
    <w:semiHidden/>
    <w:rsid w:val="004C4E16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1"/>
    <w:link w:val="1"/>
    <w:uiPriority w:val="9"/>
    <w:rsid w:val="00784CB4"/>
    <w:rPr>
      <w:rFonts w:cstheme="minorHAnsi"/>
      <w:b/>
      <w:sz w:val="3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1041</Words>
  <Characters>5935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НПП Полёт</Company>
  <LinksUpToDate>false</LinksUpToDate>
  <CharactersWithSpaces>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 Леонид Алексеевич</dc:creator>
  <cp:keywords/>
  <dc:description/>
  <cp:lastModifiedBy>Кузнецов Леонид Алексеевич</cp:lastModifiedBy>
  <cp:revision>10</cp:revision>
  <dcterms:created xsi:type="dcterms:W3CDTF">2026-03-23T05:39:00Z</dcterms:created>
  <dcterms:modified xsi:type="dcterms:W3CDTF">2026-04-17T09:48:00Z</dcterms:modified>
</cp:coreProperties>
</file>